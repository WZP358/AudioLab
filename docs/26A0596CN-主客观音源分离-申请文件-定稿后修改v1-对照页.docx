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872C6" w14:textId="77777777" w:rsidR="00921D7A" w:rsidRPr="00E07785" w:rsidRDefault="00000000">
      <w:pPr>
        <w:pBdr>
          <w:bottom w:val="single" w:sz="6" w:space="1" w:color="auto"/>
        </w:pBdr>
        <w:spacing w:line="360" w:lineRule="auto"/>
        <w:jc w:val="center"/>
        <w:rPr>
          <w:rFonts w:eastAsia="楷体"/>
          <w:b/>
          <w:bCs/>
          <w:color w:val="0D0D0D" w:themeColor="text1" w:themeTint="F2"/>
          <w:kern w:val="0"/>
          <w:sz w:val="30"/>
          <w:szCs w:val="28"/>
        </w:rPr>
      </w:pPr>
      <w:r w:rsidRPr="00E07785">
        <w:rPr>
          <w:rFonts w:eastAsia="楷体"/>
          <w:b/>
          <w:bCs/>
          <w:color w:val="0D0D0D" w:themeColor="text1" w:themeTint="F2"/>
          <w:kern w:val="0"/>
          <w:sz w:val="30"/>
          <w:szCs w:val="28"/>
        </w:rPr>
        <w:t>说</w:t>
      </w:r>
      <w:r w:rsidRPr="00E07785">
        <w:rPr>
          <w:rFonts w:eastAsia="楷体"/>
          <w:b/>
          <w:bCs/>
          <w:color w:val="0D0D0D" w:themeColor="text1" w:themeTint="F2"/>
          <w:kern w:val="0"/>
          <w:sz w:val="30"/>
          <w:szCs w:val="28"/>
        </w:rPr>
        <w:t xml:space="preserve"> </w:t>
      </w:r>
      <w:r w:rsidRPr="00E07785">
        <w:rPr>
          <w:rFonts w:eastAsia="楷体"/>
          <w:b/>
          <w:bCs/>
          <w:color w:val="0D0D0D" w:themeColor="text1" w:themeTint="F2"/>
          <w:kern w:val="0"/>
          <w:sz w:val="30"/>
          <w:szCs w:val="28"/>
        </w:rPr>
        <w:t>明</w:t>
      </w:r>
      <w:r w:rsidRPr="00E07785">
        <w:rPr>
          <w:rFonts w:eastAsia="楷体"/>
          <w:b/>
          <w:bCs/>
          <w:color w:val="0D0D0D" w:themeColor="text1" w:themeTint="F2"/>
          <w:kern w:val="0"/>
          <w:sz w:val="30"/>
          <w:szCs w:val="28"/>
        </w:rPr>
        <w:t xml:space="preserve"> </w:t>
      </w:r>
      <w:r w:rsidRPr="00E07785">
        <w:rPr>
          <w:rFonts w:eastAsia="楷体"/>
          <w:b/>
          <w:bCs/>
          <w:color w:val="0D0D0D" w:themeColor="text1" w:themeTint="F2"/>
          <w:kern w:val="0"/>
          <w:sz w:val="30"/>
          <w:szCs w:val="28"/>
        </w:rPr>
        <w:t>书</w:t>
      </w:r>
      <w:r w:rsidRPr="00E07785">
        <w:rPr>
          <w:rFonts w:eastAsia="楷体"/>
          <w:b/>
          <w:bCs/>
          <w:color w:val="0D0D0D" w:themeColor="text1" w:themeTint="F2"/>
          <w:kern w:val="0"/>
          <w:sz w:val="30"/>
          <w:szCs w:val="28"/>
        </w:rPr>
        <w:t xml:space="preserve"> </w:t>
      </w:r>
      <w:r w:rsidRPr="00E07785">
        <w:rPr>
          <w:rFonts w:eastAsia="楷体"/>
          <w:b/>
          <w:bCs/>
          <w:color w:val="0D0D0D" w:themeColor="text1" w:themeTint="F2"/>
          <w:kern w:val="0"/>
          <w:sz w:val="30"/>
          <w:szCs w:val="28"/>
        </w:rPr>
        <w:t>摘</w:t>
      </w:r>
      <w:r w:rsidRPr="00E07785">
        <w:rPr>
          <w:rFonts w:eastAsia="楷体"/>
          <w:b/>
          <w:bCs/>
          <w:color w:val="0D0D0D" w:themeColor="text1" w:themeTint="F2"/>
          <w:kern w:val="0"/>
          <w:sz w:val="30"/>
          <w:szCs w:val="28"/>
        </w:rPr>
        <w:t xml:space="preserve"> </w:t>
      </w:r>
      <w:r w:rsidRPr="00E07785">
        <w:rPr>
          <w:rFonts w:eastAsia="楷体"/>
          <w:b/>
          <w:bCs/>
          <w:color w:val="0D0D0D" w:themeColor="text1" w:themeTint="F2"/>
          <w:kern w:val="0"/>
          <w:sz w:val="30"/>
          <w:szCs w:val="28"/>
        </w:rPr>
        <w:t>要</w:t>
      </w:r>
    </w:p>
    <w:p w14:paraId="6BA809FE" w14:textId="337DF2BC" w:rsidR="00921D7A" w:rsidRPr="00E07785" w:rsidRDefault="00000000">
      <w:pPr>
        <w:spacing w:beforeLines="100" w:before="240" w:line="360" w:lineRule="auto"/>
        <w:ind w:firstLineChars="200" w:firstLine="560"/>
        <w:rPr>
          <w:rFonts w:eastAsia="楷体"/>
          <w:color w:val="0D0D0D" w:themeColor="text1" w:themeTint="F2"/>
          <w:sz w:val="28"/>
          <w:szCs w:val="28"/>
        </w:rPr>
        <w:sectPr w:rsidR="00921D7A" w:rsidRPr="00E07785">
          <w:footerReference w:type="default" r:id="rId8"/>
          <w:pgSz w:w="11907" w:h="16840"/>
          <w:pgMar w:top="1418" w:right="947" w:bottom="851" w:left="1418" w:header="0" w:footer="851" w:gutter="0"/>
          <w:lnNumType w:countBy="5"/>
          <w:pgNumType w:start="1"/>
          <w:cols w:space="720"/>
          <w:docGrid w:linePitch="432"/>
        </w:sectPr>
      </w:pPr>
      <w:r w:rsidRPr="00E07785">
        <w:rPr>
          <w:rFonts w:eastAsia="楷体"/>
          <w:color w:val="0D0D0D" w:themeColor="text1" w:themeTint="F2"/>
          <w:sz w:val="28"/>
          <w:szCs w:val="28"/>
        </w:rPr>
        <w:t>本申</w:t>
      </w:r>
      <w:r w:rsidRPr="00E07785">
        <w:rPr>
          <w:rFonts w:eastAsia="楷体"/>
          <w:color w:val="000000" w:themeColor="text1"/>
          <w:sz w:val="28"/>
          <w:szCs w:val="28"/>
        </w:rPr>
        <w:t>请涉及</w:t>
      </w:r>
      <w:r w:rsidR="00000C05" w:rsidRPr="00E07785">
        <w:rPr>
          <w:rFonts w:eastAsia="楷体" w:hint="eastAsia"/>
          <w:color w:val="000000" w:themeColor="text1"/>
          <w:sz w:val="28"/>
          <w:szCs w:val="28"/>
        </w:rPr>
        <w:t>音频信号处理</w:t>
      </w:r>
      <w:r w:rsidR="003A64CF" w:rsidRPr="00E07785">
        <w:rPr>
          <w:rFonts w:eastAsia="楷体" w:hint="eastAsia"/>
          <w:color w:val="000000" w:themeColor="text1"/>
          <w:sz w:val="28"/>
          <w:szCs w:val="28"/>
        </w:rPr>
        <w:t>技术</w:t>
      </w:r>
      <w:r w:rsidRPr="00E07785">
        <w:rPr>
          <w:rFonts w:eastAsia="楷体"/>
          <w:color w:val="000000" w:themeColor="text1"/>
          <w:sz w:val="28"/>
          <w:szCs w:val="28"/>
        </w:rPr>
        <w:t>领域，</w:t>
      </w:r>
      <w:r w:rsidRPr="00E07785">
        <w:rPr>
          <w:rFonts w:eastAsia="楷体"/>
          <w:color w:val="0D0D0D" w:themeColor="text1" w:themeTint="F2"/>
          <w:sz w:val="28"/>
          <w:szCs w:val="28"/>
        </w:rPr>
        <w:t>提供了</w:t>
      </w:r>
      <w:del w:id="0" w:author="hmp241506@outlook.com" w:date="2026-08-07T17:19:00Z" w16du:dateUtc="2026-08-07T09:19:00Z">
        <w:r w:rsidR="00000C05" w:rsidRPr="00E07785" w:rsidDel="009A346B">
          <w:rPr>
            <w:rFonts w:eastAsia="楷体"/>
            <w:color w:val="0D0D0D" w:themeColor="text1" w:themeTint="F2"/>
            <w:sz w:val="28"/>
            <w:szCs w:val="28"/>
          </w:rPr>
          <w:delText>音频源分离方法</w:delText>
        </w:r>
      </w:del>
      <w:ins w:id="1"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D0D0D" w:themeColor="text1" w:themeTint="F2"/>
          <w:sz w:val="28"/>
          <w:szCs w:val="28"/>
        </w:rPr>
        <w:t>、</w:t>
      </w:r>
      <w:ins w:id="2" w:author="hmp241506@outlook.com" w:date="2026-08-07T17:20:00Z" w16du:dateUtc="2026-08-07T09:20:00Z">
        <w:r w:rsidR="009A346B">
          <w:rPr>
            <w:rFonts w:eastAsia="楷体" w:hint="eastAsia"/>
            <w:color w:val="0D0D0D" w:themeColor="text1" w:themeTint="F2"/>
            <w:sz w:val="28"/>
            <w:szCs w:val="28"/>
          </w:rPr>
          <w:t>系统</w:t>
        </w:r>
      </w:ins>
      <w:del w:id="3" w:author="hmp241506@outlook.com" w:date="2026-08-07T17:20:00Z" w16du:dateUtc="2026-08-07T09:20:00Z">
        <w:r w:rsidRPr="00E07785" w:rsidDel="009A346B">
          <w:rPr>
            <w:rFonts w:eastAsia="楷体"/>
            <w:color w:val="0D0D0D" w:themeColor="text1" w:themeTint="F2"/>
            <w:sz w:val="28"/>
            <w:szCs w:val="28"/>
          </w:rPr>
          <w:delText>装置</w:delText>
        </w:r>
      </w:del>
      <w:r w:rsidRPr="00E07785">
        <w:rPr>
          <w:rFonts w:eastAsia="楷体"/>
          <w:color w:val="0D0D0D" w:themeColor="text1" w:themeTint="F2"/>
          <w:sz w:val="28"/>
          <w:szCs w:val="28"/>
        </w:rPr>
        <w:t>和存储介质</w:t>
      </w:r>
      <w:r w:rsidR="00896A87">
        <w:rPr>
          <w:rFonts w:eastAsia="楷体" w:hint="eastAsia"/>
          <w:color w:val="0D0D0D" w:themeColor="text1" w:themeTint="F2"/>
          <w:sz w:val="28"/>
          <w:szCs w:val="28"/>
        </w:rPr>
        <w:t>，以解决</w:t>
      </w:r>
      <w:r w:rsidR="00896A87" w:rsidRPr="00E07785">
        <w:rPr>
          <w:rFonts w:eastAsia="楷体"/>
          <w:color w:val="0D0D0D" w:themeColor="text1" w:themeTint="F2"/>
          <w:sz w:val="28"/>
          <w:szCs w:val="28"/>
        </w:rPr>
        <w:t>现有技术中仅依赖客观指标导致的分离结果与主观听感脱节的问题</w:t>
      </w:r>
      <w:r w:rsidRPr="00E07785">
        <w:rPr>
          <w:rFonts w:eastAsia="楷体"/>
          <w:color w:val="0D0D0D" w:themeColor="text1" w:themeTint="F2"/>
          <w:sz w:val="28"/>
          <w:szCs w:val="28"/>
        </w:rPr>
        <w:t>。</w:t>
      </w:r>
      <w:r w:rsidR="00896A87">
        <w:rPr>
          <w:rFonts w:eastAsia="楷体" w:hint="eastAsia"/>
          <w:color w:val="0D0D0D" w:themeColor="text1" w:themeTint="F2"/>
          <w:sz w:val="28"/>
          <w:szCs w:val="28"/>
        </w:rPr>
        <w:t>该</w:t>
      </w:r>
      <w:r w:rsidRPr="00E07785">
        <w:rPr>
          <w:rFonts w:eastAsia="楷体"/>
          <w:color w:val="0D0D0D" w:themeColor="text1" w:themeTint="F2"/>
          <w:sz w:val="28"/>
          <w:szCs w:val="28"/>
        </w:rPr>
        <w:t>方法包括：</w:t>
      </w:r>
      <w:r w:rsidR="009E1EC1" w:rsidRPr="00E07785">
        <w:rPr>
          <w:rFonts w:eastAsia="楷体"/>
          <w:color w:val="000000" w:themeColor="text1"/>
          <w:sz w:val="28"/>
          <w:szCs w:val="28"/>
        </w:rPr>
        <w:t>获取混合音频数据及其对应的纯净源数据；调用多种预设的源分离算法对混合音频数据进行并行推理，得到各算法的分离结果</w:t>
      </w:r>
      <w:r w:rsidR="009E1EC1" w:rsidRPr="00E07785">
        <w:rPr>
          <w:rFonts w:eastAsia="楷体" w:hint="eastAsia"/>
          <w:color w:val="000000" w:themeColor="text1"/>
          <w:sz w:val="28"/>
          <w:szCs w:val="28"/>
        </w:rPr>
        <w:t>、</w:t>
      </w:r>
      <w:r w:rsidR="009E1EC1" w:rsidRPr="00E07785">
        <w:rPr>
          <w:rFonts w:eastAsia="楷体"/>
          <w:color w:val="000000" w:themeColor="text1"/>
          <w:sz w:val="28"/>
          <w:szCs w:val="28"/>
        </w:rPr>
        <w:t>客观评估指标及其误差区间；通过可视化界面呈现分离结果与纯净源数据的波形图和频谱图，以供专家进行主观评分；基于主观评分生成单源定向加权损失函数，并结合客观评估指标的误差区间，对源分离模型进行梯度回传与增量训练；利用优化后的源分离模型处理新的混合音频数据，生成分离后的纯净音轨</w:t>
      </w:r>
      <w:r w:rsidR="00896A87">
        <w:rPr>
          <w:rFonts w:eastAsia="楷体" w:hint="eastAsia"/>
          <w:color w:val="000000" w:themeColor="text1"/>
          <w:sz w:val="28"/>
          <w:szCs w:val="28"/>
        </w:rPr>
        <w:t>。本申请的技术方案</w:t>
      </w:r>
      <w:r w:rsidR="00896A87" w:rsidRPr="00E07785">
        <w:rPr>
          <w:rFonts w:eastAsia="楷体"/>
          <w:color w:val="0D0D0D" w:themeColor="text1" w:themeTint="F2"/>
          <w:sz w:val="28"/>
          <w:szCs w:val="28"/>
        </w:rPr>
        <w:t>显著提升了模型对特定声源的分离精度和实用性</w:t>
      </w:r>
      <w:r w:rsidRPr="00E07785">
        <w:rPr>
          <w:rFonts w:eastAsia="楷体"/>
          <w:color w:val="0D0D0D" w:themeColor="text1" w:themeTint="F2"/>
          <w:sz w:val="28"/>
          <w:szCs w:val="28"/>
        </w:rPr>
        <w:t>。</w:t>
      </w:r>
    </w:p>
    <w:p w14:paraId="28943D0D" w14:textId="77777777" w:rsidR="00921D7A" w:rsidRPr="00E07785" w:rsidRDefault="00000000">
      <w:pPr>
        <w:pageBreakBefore/>
        <w:pBdr>
          <w:bottom w:val="single" w:sz="12" w:space="3" w:color="auto"/>
        </w:pBdr>
        <w:tabs>
          <w:tab w:val="left" w:pos="2768"/>
          <w:tab w:val="center" w:pos="4771"/>
        </w:tabs>
        <w:spacing w:line="360" w:lineRule="auto"/>
        <w:jc w:val="center"/>
        <w:rPr>
          <w:rFonts w:eastAsia="楷体"/>
          <w:b/>
          <w:bCs/>
          <w:color w:val="0D0D0D" w:themeColor="text1" w:themeTint="F2"/>
          <w:kern w:val="0"/>
          <w:sz w:val="30"/>
          <w:szCs w:val="28"/>
        </w:rPr>
      </w:pPr>
      <w:r w:rsidRPr="00E07785">
        <w:rPr>
          <w:rFonts w:eastAsia="楷体"/>
          <w:b/>
          <w:bCs/>
          <w:color w:val="0D0D0D" w:themeColor="text1" w:themeTint="F2"/>
          <w:kern w:val="0"/>
          <w:sz w:val="30"/>
          <w:szCs w:val="28"/>
        </w:rPr>
        <w:lastRenderedPageBreak/>
        <w:t>权</w:t>
      </w:r>
      <w:r w:rsidRPr="00E07785">
        <w:rPr>
          <w:rFonts w:eastAsia="楷体"/>
          <w:b/>
          <w:bCs/>
          <w:color w:val="0D0D0D" w:themeColor="text1" w:themeTint="F2"/>
          <w:kern w:val="0"/>
          <w:sz w:val="30"/>
          <w:szCs w:val="28"/>
        </w:rPr>
        <w:t xml:space="preserve"> </w:t>
      </w:r>
      <w:r w:rsidRPr="00E07785">
        <w:rPr>
          <w:rFonts w:eastAsia="楷体"/>
          <w:b/>
          <w:bCs/>
          <w:color w:val="0D0D0D" w:themeColor="text1" w:themeTint="F2"/>
          <w:kern w:val="0"/>
          <w:sz w:val="30"/>
          <w:szCs w:val="28"/>
        </w:rPr>
        <w:t>利</w:t>
      </w:r>
      <w:r w:rsidRPr="00E07785">
        <w:rPr>
          <w:rFonts w:eastAsia="楷体"/>
          <w:b/>
          <w:bCs/>
          <w:color w:val="0D0D0D" w:themeColor="text1" w:themeTint="F2"/>
          <w:kern w:val="0"/>
          <w:sz w:val="30"/>
          <w:szCs w:val="28"/>
        </w:rPr>
        <w:t xml:space="preserve"> </w:t>
      </w:r>
      <w:r w:rsidRPr="00E07785">
        <w:rPr>
          <w:rFonts w:eastAsia="楷体"/>
          <w:b/>
          <w:bCs/>
          <w:color w:val="0D0D0D" w:themeColor="text1" w:themeTint="F2"/>
          <w:kern w:val="0"/>
          <w:sz w:val="30"/>
          <w:szCs w:val="28"/>
        </w:rPr>
        <w:t>要</w:t>
      </w:r>
      <w:r w:rsidRPr="00E07785">
        <w:rPr>
          <w:rFonts w:eastAsia="楷体"/>
          <w:b/>
          <w:bCs/>
          <w:color w:val="0D0D0D" w:themeColor="text1" w:themeTint="F2"/>
          <w:kern w:val="0"/>
          <w:sz w:val="30"/>
          <w:szCs w:val="28"/>
        </w:rPr>
        <w:t xml:space="preserve"> </w:t>
      </w:r>
      <w:r w:rsidRPr="00E07785">
        <w:rPr>
          <w:rFonts w:eastAsia="楷体"/>
          <w:b/>
          <w:bCs/>
          <w:color w:val="0D0D0D" w:themeColor="text1" w:themeTint="F2"/>
          <w:kern w:val="0"/>
          <w:sz w:val="30"/>
          <w:szCs w:val="28"/>
        </w:rPr>
        <w:t>求</w:t>
      </w:r>
      <w:r w:rsidRPr="00E07785">
        <w:rPr>
          <w:rFonts w:eastAsia="楷体"/>
          <w:b/>
          <w:bCs/>
          <w:color w:val="0D0D0D" w:themeColor="text1" w:themeTint="F2"/>
          <w:kern w:val="0"/>
          <w:sz w:val="30"/>
          <w:szCs w:val="28"/>
        </w:rPr>
        <w:t xml:space="preserve"> </w:t>
      </w:r>
      <w:r w:rsidRPr="00E07785">
        <w:rPr>
          <w:rFonts w:eastAsia="楷体"/>
          <w:b/>
          <w:bCs/>
          <w:color w:val="0D0D0D" w:themeColor="text1" w:themeTint="F2"/>
          <w:kern w:val="0"/>
          <w:sz w:val="30"/>
          <w:szCs w:val="28"/>
        </w:rPr>
        <w:t>书</w:t>
      </w:r>
    </w:p>
    <w:p w14:paraId="5B603193" w14:textId="5CC657F5" w:rsidR="007B42EF" w:rsidRPr="00E07785" w:rsidRDefault="00000000" w:rsidP="007B42EF">
      <w:pPr>
        <w:spacing w:beforeLines="100" w:before="240" w:line="360" w:lineRule="auto"/>
        <w:ind w:firstLineChars="200" w:firstLine="560"/>
        <w:rPr>
          <w:rFonts w:eastAsia="楷体"/>
          <w:color w:val="000000" w:themeColor="text1"/>
          <w:sz w:val="28"/>
          <w:szCs w:val="28"/>
        </w:rPr>
      </w:pPr>
      <w:r w:rsidRPr="00E07785">
        <w:rPr>
          <w:rFonts w:eastAsia="楷体"/>
          <w:color w:val="0D0D0D" w:themeColor="text1" w:themeTint="F2"/>
          <w:sz w:val="28"/>
          <w:szCs w:val="28"/>
        </w:rPr>
        <w:t>1.</w:t>
      </w:r>
      <w:r w:rsidRPr="00E07785">
        <w:rPr>
          <w:rFonts w:eastAsia="楷体"/>
          <w:color w:val="0D0D0D" w:themeColor="text1" w:themeTint="F2"/>
          <w:sz w:val="28"/>
          <w:szCs w:val="28"/>
        </w:rPr>
        <w:t>一种</w:t>
      </w:r>
      <w:del w:id="4" w:author="hmp241506@outlook.com" w:date="2026-08-07T17:19:00Z" w16du:dateUtc="2026-08-07T09:19:00Z">
        <w:r w:rsidR="00000C05" w:rsidRPr="00E07785" w:rsidDel="009A346B">
          <w:rPr>
            <w:rFonts w:eastAsia="楷体" w:hint="eastAsia"/>
            <w:color w:val="000000" w:themeColor="text1"/>
            <w:sz w:val="28"/>
            <w:szCs w:val="28"/>
          </w:rPr>
          <w:delText>音频源分离方法</w:delText>
        </w:r>
      </w:del>
      <w:ins w:id="5" w:author="hmp241506@outlook.com" w:date="2026-08-07T17:19:00Z" w16du:dateUtc="2026-08-07T09:19:00Z">
        <w:r w:rsidR="009A346B">
          <w:rPr>
            <w:rFonts w:eastAsia="楷体" w:hint="eastAsia"/>
            <w:color w:val="000000" w:themeColor="text1"/>
            <w:sz w:val="28"/>
            <w:szCs w:val="28"/>
          </w:rPr>
          <w:t>面向音乐源分离的主客观协同评估方法</w:t>
        </w:r>
      </w:ins>
      <w:r w:rsidR="007B42EF" w:rsidRPr="00E07785">
        <w:rPr>
          <w:rFonts w:eastAsia="楷体" w:hint="eastAsia"/>
          <w:color w:val="000000" w:themeColor="text1"/>
          <w:sz w:val="28"/>
          <w:szCs w:val="28"/>
        </w:rPr>
        <w:t>，其特征在于，所述方法包括：</w:t>
      </w:r>
    </w:p>
    <w:p w14:paraId="37F5124E"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S1</w:t>
      </w:r>
      <w:r w:rsidRPr="00E07785">
        <w:rPr>
          <w:rFonts w:eastAsia="楷体"/>
          <w:color w:val="000000" w:themeColor="text1"/>
          <w:sz w:val="28"/>
          <w:szCs w:val="28"/>
        </w:rPr>
        <w:t>：获取混合音频数据及其对应的纯净源数据；</w:t>
      </w:r>
    </w:p>
    <w:p w14:paraId="4FCC08C9"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S2</w:t>
      </w:r>
      <w:r w:rsidRPr="00E07785">
        <w:rPr>
          <w:rFonts w:eastAsia="楷体"/>
          <w:color w:val="000000" w:themeColor="text1"/>
          <w:sz w:val="28"/>
          <w:szCs w:val="28"/>
        </w:rPr>
        <w:t>：调用多种预设的源分离算法对所述混合音频数据进行并行推理，得到各算法的分离结果，并自动计算各分离结果的客观评估指标及其误差区间，所述并行推理包括对所述混合音频数据进行语音分析、语音识别和语音处理中的至少一种处理方式；</w:t>
      </w:r>
    </w:p>
    <w:p w14:paraId="6179E7AD"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S3</w:t>
      </w:r>
      <w:r w:rsidRPr="00E07785">
        <w:rPr>
          <w:rFonts w:eastAsia="楷体"/>
          <w:color w:val="000000" w:themeColor="text1"/>
          <w:sz w:val="28"/>
          <w:szCs w:val="28"/>
        </w:rPr>
        <w:t>：通过可视化界面呈现所述分离结果与所述纯净源数据的波形图和频谱图，以供专家进行同步试听并对各声源的分离质量进行主观评分；</w:t>
      </w:r>
    </w:p>
    <w:p w14:paraId="1CB9BDD4"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S4</w:t>
      </w:r>
      <w:r w:rsidRPr="00E07785">
        <w:rPr>
          <w:rFonts w:eastAsia="楷体"/>
          <w:color w:val="000000" w:themeColor="text1"/>
          <w:sz w:val="28"/>
          <w:szCs w:val="28"/>
        </w:rPr>
        <w:t>：基于所述主观评分生成单源定向加权损失函数，并结合所述客观评估指标的误差区间，对源分离模型进行梯度回传与增量训练，以优化所述模型对特定声源的分离性能；</w:t>
      </w:r>
    </w:p>
    <w:p w14:paraId="1CB429A9"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S5</w:t>
      </w:r>
      <w:r w:rsidRPr="00E07785">
        <w:rPr>
          <w:rFonts w:eastAsia="楷体"/>
          <w:color w:val="000000" w:themeColor="text1"/>
          <w:sz w:val="28"/>
          <w:szCs w:val="28"/>
        </w:rPr>
        <w:t>：利用优化后的所述源分离模型处理新的混合音频数据，生成分离后的纯净音轨，所述处理新的混合音频数据至少包括对所述新的混合音频数据进行音频编码或解码。</w:t>
      </w:r>
    </w:p>
    <w:p w14:paraId="46AF0259" w14:textId="40292DF1"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hint="eastAsia"/>
          <w:color w:val="000000" w:themeColor="text1"/>
          <w:sz w:val="28"/>
          <w:szCs w:val="28"/>
        </w:rPr>
        <w:t>2.</w:t>
      </w:r>
      <w:r w:rsidRPr="00E07785">
        <w:rPr>
          <w:rFonts w:eastAsia="楷体"/>
          <w:color w:val="000000" w:themeColor="text1"/>
          <w:sz w:val="28"/>
          <w:szCs w:val="28"/>
        </w:rPr>
        <w:t>根据权利要求</w:t>
      </w:r>
      <w:r w:rsidRPr="00E07785">
        <w:rPr>
          <w:rFonts w:eastAsia="楷体"/>
          <w:color w:val="000000" w:themeColor="text1"/>
          <w:sz w:val="28"/>
          <w:szCs w:val="28"/>
        </w:rPr>
        <w:t>1</w:t>
      </w:r>
      <w:r w:rsidRPr="00E07785">
        <w:rPr>
          <w:rFonts w:eastAsia="楷体"/>
          <w:color w:val="000000" w:themeColor="text1"/>
          <w:sz w:val="28"/>
          <w:szCs w:val="28"/>
        </w:rPr>
        <w:t>所述的</w:t>
      </w:r>
      <w:del w:id="6" w:author="hmp241506@outlook.com" w:date="2026-08-07T17:19:00Z" w16du:dateUtc="2026-08-07T09:19:00Z">
        <w:r w:rsidRPr="00E07785" w:rsidDel="009A346B">
          <w:rPr>
            <w:rFonts w:eastAsia="楷体"/>
            <w:color w:val="000000" w:themeColor="text1"/>
            <w:sz w:val="28"/>
            <w:szCs w:val="28"/>
          </w:rPr>
          <w:delText>音频源分离方法</w:delText>
        </w:r>
      </w:del>
      <w:ins w:id="7" w:author="hmp241506@outlook.com" w:date="2026-08-07T17:19:00Z" w16du:dateUtc="2026-08-07T09:19:00Z">
        <w:r w:rsidR="009A346B">
          <w:rPr>
            <w:rFonts w:eastAsia="楷体"/>
            <w:color w:val="000000" w:themeColor="text1"/>
            <w:sz w:val="28"/>
            <w:szCs w:val="28"/>
          </w:rPr>
          <w:t>面向音乐源分离的主客观协同评估方法</w:t>
        </w:r>
      </w:ins>
      <w:r w:rsidRPr="00E07785">
        <w:rPr>
          <w:rFonts w:eastAsia="楷体"/>
          <w:color w:val="000000" w:themeColor="text1"/>
          <w:sz w:val="28"/>
          <w:szCs w:val="28"/>
        </w:rPr>
        <w:t>，其特征在于，所述步骤</w:t>
      </w:r>
      <w:r w:rsidRPr="00E07785">
        <w:rPr>
          <w:rFonts w:eastAsia="楷体"/>
          <w:color w:val="000000" w:themeColor="text1"/>
          <w:sz w:val="28"/>
          <w:szCs w:val="28"/>
        </w:rPr>
        <w:t>S2</w:t>
      </w:r>
      <w:r w:rsidRPr="00E07785">
        <w:rPr>
          <w:rFonts w:eastAsia="楷体"/>
          <w:color w:val="000000" w:themeColor="text1"/>
          <w:sz w:val="28"/>
          <w:szCs w:val="28"/>
        </w:rPr>
        <w:t>包括：</w:t>
      </w:r>
    </w:p>
    <w:p w14:paraId="42F9F4E3"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S21</w:t>
      </w:r>
      <w:r w:rsidRPr="00E07785">
        <w:rPr>
          <w:rFonts w:eastAsia="楷体"/>
          <w:color w:val="000000" w:themeColor="text1"/>
          <w:sz w:val="28"/>
          <w:szCs w:val="28"/>
        </w:rPr>
        <w:t>：对所述混合音频数据进行重采样、归一化和静音切除的预处理，以消除不同来源音频的格式差异；</w:t>
      </w:r>
    </w:p>
    <w:p w14:paraId="0A34792B"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S22</w:t>
      </w:r>
      <w:r w:rsidRPr="00E07785">
        <w:rPr>
          <w:rFonts w:eastAsia="楷体"/>
          <w:color w:val="000000" w:themeColor="text1"/>
          <w:sz w:val="28"/>
          <w:szCs w:val="28"/>
        </w:rPr>
        <w:t>：通过统一接口调用</w:t>
      </w:r>
      <w:r w:rsidRPr="00E07785">
        <w:rPr>
          <w:rFonts w:eastAsia="楷体"/>
          <w:color w:val="000000" w:themeColor="text1"/>
          <w:sz w:val="28"/>
          <w:szCs w:val="28"/>
        </w:rPr>
        <w:t>MDX23C</w:t>
      </w:r>
      <w:r w:rsidRPr="00E07785">
        <w:rPr>
          <w:rFonts w:eastAsia="楷体"/>
          <w:color w:val="000000" w:themeColor="text1"/>
          <w:sz w:val="28"/>
          <w:szCs w:val="28"/>
        </w:rPr>
        <w:t>、</w:t>
      </w:r>
      <w:r w:rsidRPr="00E07785">
        <w:rPr>
          <w:rFonts w:eastAsia="楷体"/>
          <w:color w:val="000000" w:themeColor="text1"/>
          <w:sz w:val="28"/>
          <w:szCs w:val="28"/>
        </w:rPr>
        <w:t>Demucs4HT</w:t>
      </w:r>
      <w:r w:rsidRPr="00E07785">
        <w:rPr>
          <w:rFonts w:eastAsia="楷体"/>
          <w:color w:val="000000" w:themeColor="text1"/>
          <w:sz w:val="28"/>
          <w:szCs w:val="28"/>
        </w:rPr>
        <w:t>、</w:t>
      </w:r>
      <w:r w:rsidRPr="00E07785">
        <w:rPr>
          <w:rFonts w:eastAsia="楷体"/>
          <w:color w:val="000000" w:themeColor="text1"/>
          <w:sz w:val="28"/>
          <w:szCs w:val="28"/>
        </w:rPr>
        <w:t>BandSplit RoFormer</w:t>
      </w:r>
      <w:r w:rsidRPr="00E07785">
        <w:rPr>
          <w:rFonts w:eastAsia="楷体"/>
          <w:color w:val="000000" w:themeColor="text1"/>
          <w:sz w:val="28"/>
          <w:szCs w:val="28"/>
        </w:rPr>
        <w:t>、</w:t>
      </w:r>
      <w:r w:rsidRPr="00E07785">
        <w:rPr>
          <w:rFonts w:eastAsia="楷体"/>
          <w:color w:val="000000" w:themeColor="text1"/>
          <w:sz w:val="28"/>
          <w:szCs w:val="28"/>
        </w:rPr>
        <w:t>SCNet</w:t>
      </w:r>
      <w:r w:rsidRPr="00E07785">
        <w:rPr>
          <w:rFonts w:eastAsia="楷体"/>
          <w:color w:val="000000" w:themeColor="text1"/>
          <w:sz w:val="28"/>
          <w:szCs w:val="28"/>
        </w:rPr>
        <w:t>以及优化</w:t>
      </w:r>
      <w:r w:rsidRPr="00E07785">
        <w:rPr>
          <w:rFonts w:eastAsia="楷体"/>
          <w:color w:val="000000" w:themeColor="text1"/>
          <w:sz w:val="28"/>
          <w:szCs w:val="28"/>
        </w:rPr>
        <w:t>SCNet</w:t>
      </w:r>
      <w:r w:rsidRPr="00E07785">
        <w:rPr>
          <w:rFonts w:eastAsia="楷体"/>
          <w:color w:val="000000" w:themeColor="text1"/>
          <w:sz w:val="28"/>
          <w:szCs w:val="28"/>
        </w:rPr>
        <w:t>五种源分离算法进行并行推理，并使用相同的前后处理流程以保证对比公平性；</w:t>
      </w:r>
    </w:p>
    <w:p w14:paraId="1A190BCA"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S23</w:t>
      </w:r>
      <w:r w:rsidRPr="00E07785">
        <w:rPr>
          <w:rFonts w:eastAsia="楷体"/>
          <w:color w:val="000000" w:themeColor="text1"/>
          <w:sz w:val="28"/>
          <w:szCs w:val="28"/>
        </w:rPr>
        <w:t>：分别计算每种算法输出的分离结果相对于所述纯净源数据的</w:t>
      </w:r>
      <w:r w:rsidRPr="00E07785">
        <w:rPr>
          <w:rFonts w:eastAsia="楷体"/>
          <w:color w:val="000000" w:themeColor="text1"/>
          <w:sz w:val="28"/>
          <w:szCs w:val="28"/>
        </w:rPr>
        <w:t>SDR</w:t>
      </w:r>
      <w:r w:rsidRPr="00E07785">
        <w:rPr>
          <w:rFonts w:eastAsia="楷体"/>
          <w:color w:val="000000" w:themeColor="text1"/>
          <w:sz w:val="28"/>
          <w:szCs w:val="28"/>
        </w:rPr>
        <w:t>、</w:t>
      </w:r>
      <w:r w:rsidRPr="00E07785">
        <w:rPr>
          <w:rFonts w:eastAsia="楷体"/>
          <w:color w:val="000000" w:themeColor="text1"/>
          <w:sz w:val="28"/>
          <w:szCs w:val="28"/>
        </w:rPr>
        <w:t>SIR</w:t>
      </w:r>
      <w:r w:rsidRPr="00E07785">
        <w:rPr>
          <w:rFonts w:eastAsia="楷体"/>
          <w:color w:val="000000" w:themeColor="text1"/>
          <w:sz w:val="28"/>
          <w:szCs w:val="28"/>
        </w:rPr>
        <w:t>、</w:t>
      </w:r>
      <w:r w:rsidRPr="00E07785">
        <w:rPr>
          <w:rFonts w:eastAsia="楷体"/>
          <w:color w:val="000000" w:themeColor="text1"/>
          <w:sz w:val="28"/>
          <w:szCs w:val="28"/>
        </w:rPr>
        <w:t>SAR</w:t>
      </w:r>
      <w:r w:rsidRPr="00E07785">
        <w:rPr>
          <w:rFonts w:eastAsia="楷体"/>
          <w:color w:val="000000" w:themeColor="text1"/>
          <w:sz w:val="28"/>
          <w:szCs w:val="28"/>
        </w:rPr>
        <w:t>和</w:t>
      </w:r>
      <w:r w:rsidRPr="00E07785">
        <w:rPr>
          <w:rFonts w:eastAsia="楷体"/>
          <w:color w:val="000000" w:themeColor="text1"/>
          <w:sz w:val="28"/>
          <w:szCs w:val="28"/>
        </w:rPr>
        <w:t>SI-SDR</w:t>
      </w:r>
      <w:r w:rsidRPr="00E07785">
        <w:rPr>
          <w:rFonts w:eastAsia="楷体"/>
          <w:color w:val="000000" w:themeColor="text1"/>
          <w:sz w:val="28"/>
          <w:szCs w:val="28"/>
        </w:rPr>
        <w:t>，并通过对同一混合音频数据多次重复推理统计得到标准差和置信区间作为所述误差区间。</w:t>
      </w:r>
    </w:p>
    <w:p w14:paraId="4DE5FB74" w14:textId="06D44B86"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hint="eastAsia"/>
          <w:color w:val="000000" w:themeColor="text1"/>
          <w:sz w:val="28"/>
          <w:szCs w:val="28"/>
        </w:rPr>
        <w:lastRenderedPageBreak/>
        <w:t>3.</w:t>
      </w:r>
      <w:r w:rsidRPr="00E07785">
        <w:rPr>
          <w:rFonts w:eastAsia="楷体"/>
          <w:color w:val="000000" w:themeColor="text1"/>
          <w:sz w:val="28"/>
          <w:szCs w:val="28"/>
        </w:rPr>
        <w:t>根据权利要求</w:t>
      </w:r>
      <w:r w:rsidRPr="00E07785">
        <w:rPr>
          <w:rFonts w:eastAsia="楷体"/>
          <w:color w:val="000000" w:themeColor="text1"/>
          <w:sz w:val="28"/>
          <w:szCs w:val="28"/>
        </w:rPr>
        <w:t>2</w:t>
      </w:r>
      <w:r w:rsidRPr="00E07785">
        <w:rPr>
          <w:rFonts w:eastAsia="楷体"/>
          <w:color w:val="000000" w:themeColor="text1"/>
          <w:sz w:val="28"/>
          <w:szCs w:val="28"/>
        </w:rPr>
        <w:t>所述的</w:t>
      </w:r>
      <w:del w:id="8" w:author="hmp241506@outlook.com" w:date="2026-08-07T17:19:00Z" w16du:dateUtc="2026-08-07T09:19:00Z">
        <w:r w:rsidRPr="00E07785" w:rsidDel="009A346B">
          <w:rPr>
            <w:rFonts w:eastAsia="楷体"/>
            <w:color w:val="000000" w:themeColor="text1"/>
            <w:sz w:val="28"/>
            <w:szCs w:val="28"/>
          </w:rPr>
          <w:delText>音频源分离方法</w:delText>
        </w:r>
      </w:del>
      <w:ins w:id="9" w:author="hmp241506@outlook.com" w:date="2026-08-07T17:19:00Z" w16du:dateUtc="2026-08-07T09:19:00Z">
        <w:r w:rsidR="009A346B">
          <w:rPr>
            <w:rFonts w:eastAsia="楷体"/>
            <w:color w:val="000000" w:themeColor="text1"/>
            <w:sz w:val="28"/>
            <w:szCs w:val="28"/>
          </w:rPr>
          <w:t>面向音乐源分离的主客观协同评估方法</w:t>
        </w:r>
      </w:ins>
      <w:r w:rsidRPr="00E07785">
        <w:rPr>
          <w:rFonts w:eastAsia="楷体"/>
          <w:color w:val="000000" w:themeColor="text1"/>
          <w:sz w:val="28"/>
          <w:szCs w:val="28"/>
        </w:rPr>
        <w:t>，其特征在于，所述步骤</w:t>
      </w:r>
      <w:r w:rsidRPr="00E07785">
        <w:rPr>
          <w:rFonts w:eastAsia="楷体"/>
          <w:color w:val="000000" w:themeColor="text1"/>
          <w:sz w:val="28"/>
          <w:szCs w:val="28"/>
        </w:rPr>
        <w:t>S23</w:t>
      </w:r>
      <w:r w:rsidRPr="00E07785">
        <w:rPr>
          <w:rFonts w:eastAsia="楷体"/>
          <w:color w:val="000000" w:themeColor="text1"/>
          <w:sz w:val="28"/>
          <w:szCs w:val="28"/>
        </w:rPr>
        <w:t>之后还包括：</w:t>
      </w:r>
    </w:p>
    <w:p w14:paraId="0AEC7E64"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w:t>
      </w:r>
      <w:r w:rsidRPr="00E07785">
        <w:rPr>
          <w:rFonts w:eastAsia="楷体" w:hint="eastAsia"/>
          <w:color w:val="000000" w:themeColor="text1"/>
          <w:sz w:val="28"/>
          <w:szCs w:val="28"/>
        </w:rPr>
        <w:t>24</w:t>
      </w:r>
      <w:r w:rsidRPr="00E07785">
        <w:rPr>
          <w:rFonts w:eastAsia="楷体"/>
          <w:color w:val="000000" w:themeColor="text1"/>
          <w:sz w:val="28"/>
          <w:szCs w:val="28"/>
        </w:rPr>
        <w:t>：根据所述误差区间的大小对所述客观评估指标进行可靠性标记，所述可靠性标记分为高、中、低三个等级</w:t>
      </w:r>
      <w:r w:rsidRPr="00E07785">
        <w:rPr>
          <w:rFonts w:eastAsia="楷体" w:hint="eastAsia"/>
          <w:color w:val="000000" w:themeColor="text1"/>
          <w:sz w:val="28"/>
          <w:szCs w:val="28"/>
        </w:rPr>
        <w:t>；</w:t>
      </w:r>
    </w:p>
    <w:p w14:paraId="2DB96F5D"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w:t>
      </w:r>
      <w:r w:rsidRPr="00E07785">
        <w:rPr>
          <w:rFonts w:eastAsia="楷体" w:hint="eastAsia"/>
          <w:color w:val="000000" w:themeColor="text1"/>
          <w:sz w:val="28"/>
          <w:szCs w:val="28"/>
        </w:rPr>
        <w:t>25</w:t>
      </w:r>
      <w:r w:rsidRPr="00E07785">
        <w:rPr>
          <w:rFonts w:eastAsia="楷体"/>
          <w:color w:val="000000" w:themeColor="text1"/>
          <w:sz w:val="28"/>
          <w:szCs w:val="28"/>
        </w:rPr>
        <w:t>：在所述可视化界面中与所述客观评估指标一同以颜色编码显示。</w:t>
      </w:r>
    </w:p>
    <w:p w14:paraId="3DF1FCA1" w14:textId="19620669"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hint="eastAsia"/>
          <w:color w:val="000000" w:themeColor="text1"/>
          <w:sz w:val="28"/>
          <w:szCs w:val="28"/>
        </w:rPr>
        <w:t>4.</w:t>
      </w:r>
      <w:r w:rsidRPr="00E07785">
        <w:rPr>
          <w:rFonts w:eastAsia="楷体"/>
          <w:color w:val="000000" w:themeColor="text1"/>
          <w:sz w:val="28"/>
          <w:szCs w:val="28"/>
        </w:rPr>
        <w:t>根据权利要求</w:t>
      </w:r>
      <w:r w:rsidRPr="00E07785">
        <w:rPr>
          <w:rFonts w:eastAsia="楷体"/>
          <w:color w:val="000000" w:themeColor="text1"/>
          <w:sz w:val="28"/>
          <w:szCs w:val="28"/>
        </w:rPr>
        <w:t>1</w:t>
      </w:r>
      <w:r w:rsidRPr="00E07785">
        <w:rPr>
          <w:rFonts w:eastAsia="楷体"/>
          <w:color w:val="000000" w:themeColor="text1"/>
          <w:sz w:val="28"/>
          <w:szCs w:val="28"/>
        </w:rPr>
        <w:t>所述的</w:t>
      </w:r>
      <w:del w:id="10" w:author="hmp241506@outlook.com" w:date="2026-08-07T17:19:00Z" w16du:dateUtc="2026-08-07T09:19:00Z">
        <w:r w:rsidRPr="00E07785" w:rsidDel="009A346B">
          <w:rPr>
            <w:rFonts w:eastAsia="楷体"/>
            <w:color w:val="000000" w:themeColor="text1"/>
            <w:sz w:val="28"/>
            <w:szCs w:val="28"/>
          </w:rPr>
          <w:delText>音频源分离方法</w:delText>
        </w:r>
      </w:del>
      <w:ins w:id="11" w:author="hmp241506@outlook.com" w:date="2026-08-07T17:19:00Z" w16du:dateUtc="2026-08-07T09:19:00Z">
        <w:r w:rsidR="009A346B">
          <w:rPr>
            <w:rFonts w:eastAsia="楷体"/>
            <w:color w:val="000000" w:themeColor="text1"/>
            <w:sz w:val="28"/>
            <w:szCs w:val="28"/>
          </w:rPr>
          <w:t>面向音乐源分离的主客观协同评估方法</w:t>
        </w:r>
      </w:ins>
      <w:r w:rsidRPr="00E07785">
        <w:rPr>
          <w:rFonts w:eastAsia="楷体"/>
          <w:color w:val="000000" w:themeColor="text1"/>
          <w:sz w:val="28"/>
          <w:szCs w:val="28"/>
        </w:rPr>
        <w:t>，其特征在于，所述步骤</w:t>
      </w:r>
      <w:r w:rsidRPr="00E07785">
        <w:rPr>
          <w:rFonts w:eastAsia="楷体"/>
          <w:color w:val="000000" w:themeColor="text1"/>
          <w:sz w:val="28"/>
          <w:szCs w:val="28"/>
        </w:rPr>
        <w:t>S3</w:t>
      </w:r>
      <w:r w:rsidRPr="00E07785">
        <w:rPr>
          <w:rFonts w:eastAsia="楷体"/>
          <w:color w:val="000000" w:themeColor="text1"/>
          <w:sz w:val="28"/>
          <w:szCs w:val="28"/>
        </w:rPr>
        <w:t>包括：</w:t>
      </w:r>
    </w:p>
    <w:p w14:paraId="07758F06"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S31</w:t>
      </w:r>
      <w:r w:rsidRPr="00E07785">
        <w:rPr>
          <w:rFonts w:eastAsia="楷体"/>
          <w:color w:val="000000" w:themeColor="text1"/>
          <w:sz w:val="28"/>
          <w:szCs w:val="28"/>
        </w:rPr>
        <w:t>：在所述可视化界面中将所述分离结果与所述纯净源数据的波形图进行同步缩放对齐显示，以突出显示瞬态信号的对比差异；</w:t>
      </w:r>
    </w:p>
    <w:p w14:paraId="43FC8730"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S32</w:t>
      </w:r>
      <w:r w:rsidRPr="00E07785">
        <w:rPr>
          <w:rFonts w:eastAsia="楷体"/>
          <w:color w:val="000000" w:themeColor="text1"/>
          <w:sz w:val="28"/>
          <w:szCs w:val="28"/>
        </w:rPr>
        <w:t>：在所述可视化界面中将所述分离结果与所述纯净源数据的频谱图进行频率轴和时间轴的放大显示，以定位高频泄漏和低频糊化的频段区域；</w:t>
      </w:r>
    </w:p>
    <w:p w14:paraId="49DB0425"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S33</w:t>
      </w:r>
      <w:r w:rsidRPr="00E07785">
        <w:rPr>
          <w:rFonts w:eastAsia="楷体"/>
          <w:color w:val="000000" w:themeColor="text1"/>
          <w:sz w:val="28"/>
          <w:szCs w:val="28"/>
        </w:rPr>
        <w:t>：提供多轨同步试听功能，允许所述专家在混合音频、人声、鼓、贝斯</w:t>
      </w:r>
      <w:r w:rsidRPr="00E07785">
        <w:rPr>
          <w:rFonts w:eastAsia="楷体" w:hint="eastAsia"/>
          <w:color w:val="000000" w:themeColor="text1"/>
          <w:sz w:val="28"/>
          <w:szCs w:val="28"/>
        </w:rPr>
        <w:t>以</w:t>
      </w:r>
      <w:r w:rsidRPr="00E07785">
        <w:rPr>
          <w:rFonts w:eastAsia="楷体"/>
          <w:color w:val="000000" w:themeColor="text1"/>
          <w:sz w:val="28"/>
          <w:szCs w:val="28"/>
        </w:rPr>
        <w:t>及其他伴奏音轨之间一键切换，并支持局部循环播放，以辅助所述专家对每个声源分别给出</w:t>
      </w:r>
      <w:r w:rsidRPr="00E07785">
        <w:rPr>
          <w:rFonts w:eastAsia="楷体"/>
          <w:color w:val="000000" w:themeColor="text1"/>
          <w:sz w:val="28"/>
          <w:szCs w:val="28"/>
        </w:rPr>
        <w:t>1</w:t>
      </w:r>
      <w:r w:rsidRPr="00E07785">
        <w:rPr>
          <w:rFonts w:eastAsia="楷体"/>
          <w:color w:val="000000" w:themeColor="text1"/>
          <w:sz w:val="28"/>
          <w:szCs w:val="28"/>
        </w:rPr>
        <w:t>至</w:t>
      </w:r>
      <w:r w:rsidRPr="00E07785">
        <w:rPr>
          <w:rFonts w:eastAsia="楷体"/>
          <w:color w:val="000000" w:themeColor="text1"/>
          <w:sz w:val="28"/>
          <w:szCs w:val="28"/>
        </w:rPr>
        <w:t>5</w:t>
      </w:r>
      <w:r w:rsidRPr="00E07785">
        <w:rPr>
          <w:rFonts w:eastAsia="楷体"/>
          <w:color w:val="000000" w:themeColor="text1"/>
          <w:sz w:val="28"/>
          <w:szCs w:val="28"/>
        </w:rPr>
        <w:t>分的主观评分并记录文字反馈。</w:t>
      </w:r>
    </w:p>
    <w:p w14:paraId="723AD2C2" w14:textId="609C9C7F"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hint="eastAsia"/>
          <w:color w:val="000000" w:themeColor="text1"/>
          <w:sz w:val="28"/>
          <w:szCs w:val="28"/>
        </w:rPr>
        <w:t>5.</w:t>
      </w:r>
      <w:r w:rsidRPr="00E07785">
        <w:rPr>
          <w:rFonts w:eastAsia="楷体"/>
          <w:color w:val="000000" w:themeColor="text1"/>
          <w:sz w:val="28"/>
          <w:szCs w:val="28"/>
        </w:rPr>
        <w:t>根据权利要求</w:t>
      </w:r>
      <w:r w:rsidRPr="00E07785">
        <w:rPr>
          <w:rFonts w:eastAsia="楷体"/>
          <w:color w:val="000000" w:themeColor="text1"/>
          <w:sz w:val="28"/>
          <w:szCs w:val="28"/>
        </w:rPr>
        <w:t>4</w:t>
      </w:r>
      <w:r w:rsidRPr="00E07785">
        <w:rPr>
          <w:rFonts w:eastAsia="楷体"/>
          <w:color w:val="000000" w:themeColor="text1"/>
          <w:sz w:val="28"/>
          <w:szCs w:val="28"/>
        </w:rPr>
        <w:t>所述的</w:t>
      </w:r>
      <w:del w:id="12" w:author="hmp241506@outlook.com" w:date="2026-08-07T17:19:00Z" w16du:dateUtc="2026-08-07T09:19:00Z">
        <w:r w:rsidRPr="00E07785" w:rsidDel="009A346B">
          <w:rPr>
            <w:rFonts w:eastAsia="楷体"/>
            <w:color w:val="000000" w:themeColor="text1"/>
            <w:sz w:val="28"/>
            <w:szCs w:val="28"/>
          </w:rPr>
          <w:delText>音频源分离方法</w:delText>
        </w:r>
      </w:del>
      <w:ins w:id="13" w:author="hmp241506@outlook.com" w:date="2026-08-07T17:19:00Z" w16du:dateUtc="2026-08-07T09:19:00Z">
        <w:r w:rsidR="009A346B">
          <w:rPr>
            <w:rFonts w:eastAsia="楷体"/>
            <w:color w:val="000000" w:themeColor="text1"/>
            <w:sz w:val="28"/>
            <w:szCs w:val="28"/>
          </w:rPr>
          <w:t>面向音乐源分离的主客观协同评估方法</w:t>
        </w:r>
      </w:ins>
      <w:r w:rsidRPr="00E07785">
        <w:rPr>
          <w:rFonts w:eastAsia="楷体"/>
          <w:color w:val="000000" w:themeColor="text1"/>
          <w:sz w:val="28"/>
          <w:szCs w:val="28"/>
        </w:rPr>
        <w:t>，其特征在于，所述步骤</w:t>
      </w:r>
      <w:r w:rsidRPr="00E07785">
        <w:rPr>
          <w:rFonts w:eastAsia="楷体"/>
          <w:color w:val="000000" w:themeColor="text1"/>
          <w:sz w:val="28"/>
          <w:szCs w:val="28"/>
        </w:rPr>
        <w:t>S33</w:t>
      </w:r>
      <w:r w:rsidRPr="00E07785">
        <w:rPr>
          <w:rFonts w:eastAsia="楷体"/>
          <w:color w:val="000000" w:themeColor="text1"/>
          <w:sz w:val="28"/>
          <w:szCs w:val="28"/>
        </w:rPr>
        <w:t>之后还包括：</w:t>
      </w:r>
    </w:p>
    <w:p w14:paraId="55B45C14" w14:textId="7F9B0B42"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S51</w:t>
      </w:r>
      <w:r w:rsidRPr="00E07785">
        <w:rPr>
          <w:rFonts w:eastAsia="楷体"/>
          <w:color w:val="000000" w:themeColor="text1"/>
          <w:sz w:val="28"/>
          <w:szCs w:val="28"/>
        </w:rPr>
        <w:t>：对所述专家给出的主观评分进行一致性检验，计算同一音频样本在不同专家之间的肯德尔和谐系数，若所述系数低于</w:t>
      </w:r>
      <w:r w:rsidR="00896A87">
        <w:rPr>
          <w:rFonts w:eastAsia="楷体" w:hint="eastAsia"/>
          <w:color w:val="000000" w:themeColor="text1"/>
          <w:sz w:val="28"/>
          <w:szCs w:val="28"/>
        </w:rPr>
        <w:t>预设值</w:t>
      </w:r>
      <w:r w:rsidRPr="00E07785">
        <w:rPr>
          <w:rFonts w:eastAsia="楷体"/>
          <w:color w:val="000000" w:themeColor="text1"/>
          <w:sz w:val="28"/>
          <w:szCs w:val="28"/>
        </w:rPr>
        <w:t>，则触发重新评分的提示；</w:t>
      </w:r>
    </w:p>
    <w:p w14:paraId="033D51FF"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S52</w:t>
      </w:r>
      <w:r w:rsidRPr="00E07785">
        <w:rPr>
          <w:rFonts w:eastAsia="楷体"/>
          <w:color w:val="000000" w:themeColor="text1"/>
          <w:sz w:val="28"/>
          <w:szCs w:val="28"/>
        </w:rPr>
        <w:t>：对通过一致性检验的主观评分进行异常值剔除，并将剩余评分取均值作为最终主观评分</w:t>
      </w:r>
      <w:r w:rsidRPr="00E07785">
        <w:rPr>
          <w:rFonts w:eastAsia="楷体" w:hint="eastAsia"/>
          <w:color w:val="000000" w:themeColor="text1"/>
          <w:sz w:val="28"/>
          <w:szCs w:val="28"/>
        </w:rPr>
        <w:t>，</w:t>
      </w:r>
      <w:r w:rsidRPr="00E07785">
        <w:rPr>
          <w:rFonts w:eastAsia="楷体"/>
          <w:color w:val="000000" w:themeColor="text1"/>
          <w:sz w:val="28"/>
          <w:szCs w:val="28"/>
        </w:rPr>
        <w:t>所述异常值定义为偏离均值超过两个标准差的评分。</w:t>
      </w:r>
    </w:p>
    <w:p w14:paraId="2BBFEC6C" w14:textId="732C905F" w:rsidR="00000C05" w:rsidRPr="00E07785" w:rsidRDefault="00665EE7" w:rsidP="00000C05">
      <w:pPr>
        <w:spacing w:line="360" w:lineRule="auto"/>
        <w:ind w:firstLineChars="200" w:firstLine="560"/>
        <w:rPr>
          <w:rFonts w:eastAsia="楷体"/>
          <w:color w:val="000000" w:themeColor="text1"/>
          <w:sz w:val="28"/>
          <w:szCs w:val="28"/>
        </w:rPr>
      </w:pPr>
      <w:r w:rsidRPr="00E07785">
        <w:rPr>
          <w:rFonts w:eastAsia="楷体" w:hint="eastAsia"/>
          <w:color w:val="000000" w:themeColor="text1"/>
          <w:sz w:val="28"/>
          <w:szCs w:val="28"/>
        </w:rPr>
        <w:t>6</w:t>
      </w:r>
      <w:r w:rsidR="00000C05" w:rsidRPr="00E07785">
        <w:rPr>
          <w:rFonts w:eastAsia="楷体" w:hint="eastAsia"/>
          <w:color w:val="000000" w:themeColor="text1"/>
          <w:sz w:val="28"/>
          <w:szCs w:val="28"/>
        </w:rPr>
        <w:t>.</w:t>
      </w:r>
      <w:r w:rsidR="00000C05" w:rsidRPr="00E07785">
        <w:rPr>
          <w:rFonts w:eastAsia="楷体"/>
          <w:color w:val="000000" w:themeColor="text1"/>
          <w:sz w:val="28"/>
          <w:szCs w:val="28"/>
        </w:rPr>
        <w:t>根据权利要求</w:t>
      </w:r>
      <w:r w:rsidR="00000C05" w:rsidRPr="00E07785">
        <w:rPr>
          <w:rFonts w:eastAsia="楷体"/>
          <w:color w:val="000000" w:themeColor="text1"/>
          <w:sz w:val="28"/>
          <w:szCs w:val="28"/>
        </w:rPr>
        <w:t>1</w:t>
      </w:r>
      <w:r w:rsidR="00000C05" w:rsidRPr="00E07785">
        <w:rPr>
          <w:rFonts w:eastAsia="楷体"/>
          <w:color w:val="000000" w:themeColor="text1"/>
          <w:sz w:val="28"/>
          <w:szCs w:val="28"/>
        </w:rPr>
        <w:t>所述的</w:t>
      </w:r>
      <w:del w:id="14" w:author="hmp241506@outlook.com" w:date="2026-08-07T17:19:00Z" w16du:dateUtc="2026-08-07T09:19:00Z">
        <w:r w:rsidR="00000C05" w:rsidRPr="00E07785" w:rsidDel="009A346B">
          <w:rPr>
            <w:rFonts w:eastAsia="楷体"/>
            <w:color w:val="000000" w:themeColor="text1"/>
            <w:sz w:val="28"/>
            <w:szCs w:val="28"/>
          </w:rPr>
          <w:delText>音频源分离方法</w:delText>
        </w:r>
      </w:del>
      <w:ins w:id="15" w:author="hmp241506@outlook.com" w:date="2026-08-07T17:19:00Z" w16du:dateUtc="2026-08-07T09:19:00Z">
        <w:r w:rsidR="009A346B">
          <w:rPr>
            <w:rFonts w:eastAsia="楷体"/>
            <w:color w:val="000000" w:themeColor="text1"/>
            <w:sz w:val="28"/>
            <w:szCs w:val="28"/>
          </w:rPr>
          <w:t>面向音乐源分离的主客观协同评估方法</w:t>
        </w:r>
      </w:ins>
      <w:r w:rsidR="00000C05" w:rsidRPr="00E07785">
        <w:rPr>
          <w:rFonts w:eastAsia="楷体"/>
          <w:color w:val="000000" w:themeColor="text1"/>
          <w:sz w:val="28"/>
          <w:szCs w:val="28"/>
        </w:rPr>
        <w:t>，其特征在于，所述利用优化后的所述源分离模型处理新的混合音频数据之前，还包括：</w:t>
      </w:r>
    </w:p>
    <w:p w14:paraId="7CDDA30D"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S101</w:t>
      </w:r>
      <w:r w:rsidRPr="00E07785">
        <w:rPr>
          <w:rFonts w:eastAsia="楷体"/>
          <w:color w:val="000000" w:themeColor="text1"/>
          <w:sz w:val="28"/>
          <w:szCs w:val="28"/>
        </w:rPr>
        <w:t>：对所述优化后的源分离模型进行结构化剪枝，移除贡献度低于阈值的卷积核或注意力头，所述贡献度基于</w:t>
      </w:r>
      <w:r w:rsidRPr="00E07785">
        <w:rPr>
          <w:rFonts w:eastAsia="楷体"/>
          <w:color w:val="000000" w:themeColor="text1"/>
          <w:sz w:val="28"/>
          <w:szCs w:val="28"/>
        </w:rPr>
        <w:t>Fisher</w:t>
      </w:r>
      <w:r w:rsidRPr="00E07785">
        <w:rPr>
          <w:rFonts w:eastAsia="楷体"/>
          <w:color w:val="000000" w:themeColor="text1"/>
          <w:sz w:val="28"/>
          <w:szCs w:val="28"/>
        </w:rPr>
        <w:t>信息矩阵计算；</w:t>
      </w:r>
    </w:p>
    <w:p w14:paraId="5DC53649"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lastRenderedPageBreak/>
        <w:t>步骤</w:t>
      </w:r>
      <w:r w:rsidRPr="00E07785">
        <w:rPr>
          <w:rFonts w:eastAsia="楷体"/>
          <w:color w:val="000000" w:themeColor="text1"/>
          <w:sz w:val="28"/>
          <w:szCs w:val="28"/>
        </w:rPr>
        <w:t>S102</w:t>
      </w:r>
      <w:r w:rsidRPr="00E07785">
        <w:rPr>
          <w:rFonts w:eastAsia="楷体"/>
          <w:color w:val="000000" w:themeColor="text1"/>
          <w:sz w:val="28"/>
          <w:szCs w:val="28"/>
        </w:rPr>
        <w:t>：对剪枝后的源分离模型进行</w:t>
      </w:r>
      <w:r w:rsidRPr="00E07785">
        <w:rPr>
          <w:rFonts w:eastAsia="楷体"/>
          <w:color w:val="000000" w:themeColor="text1"/>
          <w:sz w:val="28"/>
          <w:szCs w:val="28"/>
        </w:rPr>
        <w:t>8</w:t>
      </w:r>
      <w:r w:rsidRPr="00E07785">
        <w:rPr>
          <w:rFonts w:eastAsia="楷体"/>
          <w:color w:val="000000" w:themeColor="text1"/>
          <w:sz w:val="28"/>
          <w:szCs w:val="28"/>
        </w:rPr>
        <w:t>位整数量化，将浮点型权重映射为整数，以减少模型体积和推理延迟；</w:t>
      </w:r>
    </w:p>
    <w:p w14:paraId="71C0856E"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S103</w:t>
      </w:r>
      <w:r w:rsidRPr="00E07785">
        <w:rPr>
          <w:rFonts w:eastAsia="楷体"/>
          <w:color w:val="000000" w:themeColor="text1"/>
          <w:sz w:val="28"/>
          <w:szCs w:val="28"/>
        </w:rPr>
        <w:t>：加载量化后的源分离模型，对所述新的混合音频数据进行推理，生成分离后的纯净音轨，并记录推理耗时。</w:t>
      </w:r>
    </w:p>
    <w:p w14:paraId="454C3B62" w14:textId="0FAB7D5B" w:rsidR="00000C05" w:rsidRPr="00E07785" w:rsidRDefault="00665EE7" w:rsidP="00000C05">
      <w:pPr>
        <w:spacing w:line="360" w:lineRule="auto"/>
        <w:ind w:firstLineChars="200" w:firstLine="560"/>
        <w:rPr>
          <w:rFonts w:eastAsia="楷体"/>
          <w:color w:val="000000" w:themeColor="text1"/>
          <w:sz w:val="28"/>
          <w:szCs w:val="28"/>
        </w:rPr>
      </w:pPr>
      <w:r w:rsidRPr="00E07785">
        <w:rPr>
          <w:rFonts w:eastAsia="楷体" w:hint="eastAsia"/>
          <w:color w:val="000000" w:themeColor="text1"/>
          <w:sz w:val="28"/>
          <w:szCs w:val="28"/>
        </w:rPr>
        <w:t>7</w:t>
      </w:r>
      <w:r w:rsidR="00000C05" w:rsidRPr="00E07785">
        <w:rPr>
          <w:rFonts w:eastAsia="楷体" w:hint="eastAsia"/>
          <w:color w:val="000000" w:themeColor="text1"/>
          <w:sz w:val="28"/>
          <w:szCs w:val="28"/>
        </w:rPr>
        <w:t>.</w:t>
      </w:r>
      <w:r w:rsidR="00000C05" w:rsidRPr="00E07785">
        <w:rPr>
          <w:rFonts w:eastAsia="楷体"/>
          <w:color w:val="000000" w:themeColor="text1"/>
          <w:sz w:val="28"/>
          <w:szCs w:val="28"/>
        </w:rPr>
        <w:t>根据权利要求</w:t>
      </w:r>
      <w:r w:rsidR="00000C05" w:rsidRPr="00E07785">
        <w:rPr>
          <w:rFonts w:eastAsia="楷体"/>
          <w:color w:val="000000" w:themeColor="text1"/>
          <w:sz w:val="28"/>
          <w:szCs w:val="28"/>
        </w:rPr>
        <w:t>1</w:t>
      </w:r>
      <w:r w:rsidR="00000C05" w:rsidRPr="00E07785">
        <w:rPr>
          <w:rFonts w:eastAsia="楷体"/>
          <w:color w:val="000000" w:themeColor="text1"/>
          <w:sz w:val="28"/>
          <w:szCs w:val="28"/>
        </w:rPr>
        <w:t>所述的</w:t>
      </w:r>
      <w:del w:id="16" w:author="hmp241506@outlook.com" w:date="2026-08-07T17:19:00Z" w16du:dateUtc="2026-08-07T09:19:00Z">
        <w:r w:rsidR="00000C05" w:rsidRPr="00E07785" w:rsidDel="009A346B">
          <w:rPr>
            <w:rFonts w:eastAsia="楷体"/>
            <w:color w:val="000000" w:themeColor="text1"/>
            <w:sz w:val="28"/>
            <w:szCs w:val="28"/>
          </w:rPr>
          <w:delText>音频源分离方法</w:delText>
        </w:r>
      </w:del>
      <w:ins w:id="17" w:author="hmp241506@outlook.com" w:date="2026-08-07T17:19:00Z" w16du:dateUtc="2026-08-07T09:19:00Z">
        <w:r w:rsidR="009A346B">
          <w:rPr>
            <w:rFonts w:eastAsia="楷体"/>
            <w:color w:val="000000" w:themeColor="text1"/>
            <w:sz w:val="28"/>
            <w:szCs w:val="28"/>
          </w:rPr>
          <w:t>面向音乐源分离的主客观协同评估方法</w:t>
        </w:r>
      </w:ins>
      <w:r w:rsidR="00000C05" w:rsidRPr="00E07785">
        <w:rPr>
          <w:rFonts w:eastAsia="楷体"/>
          <w:color w:val="000000" w:themeColor="text1"/>
          <w:sz w:val="28"/>
          <w:szCs w:val="28"/>
        </w:rPr>
        <w:t>，其特征在于，所述增量训练采用</w:t>
      </w:r>
      <w:r w:rsidR="00000C05" w:rsidRPr="00E07785">
        <w:rPr>
          <w:rFonts w:eastAsia="楷体" w:hint="eastAsia"/>
          <w:color w:val="000000" w:themeColor="text1"/>
          <w:sz w:val="28"/>
          <w:szCs w:val="28"/>
        </w:rPr>
        <w:t>如下的</w:t>
      </w:r>
      <w:r w:rsidR="00000C05" w:rsidRPr="00E07785">
        <w:rPr>
          <w:rFonts w:eastAsia="楷体"/>
          <w:color w:val="000000" w:themeColor="text1"/>
          <w:sz w:val="28"/>
          <w:szCs w:val="28"/>
        </w:rPr>
        <w:t>主动学习策略：</w:t>
      </w:r>
    </w:p>
    <w:p w14:paraId="188EEDCE"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S131</w:t>
      </w:r>
      <w:r w:rsidRPr="00E07785">
        <w:rPr>
          <w:rFonts w:eastAsia="楷体"/>
          <w:color w:val="000000" w:themeColor="text1"/>
          <w:sz w:val="28"/>
          <w:szCs w:val="28"/>
        </w:rPr>
        <w:t>：在每次迭代后，计算当前模型对所有未标注混合音频数据的预测不确定性，所述不确定性基于蒙特卡洛</w:t>
      </w:r>
      <w:r w:rsidRPr="00E07785">
        <w:rPr>
          <w:rFonts w:eastAsia="楷体"/>
          <w:color w:val="000000" w:themeColor="text1"/>
          <w:sz w:val="28"/>
          <w:szCs w:val="28"/>
        </w:rPr>
        <w:t>Dropout</w:t>
      </w:r>
      <w:r w:rsidRPr="00E07785">
        <w:rPr>
          <w:rFonts w:eastAsia="楷体"/>
          <w:color w:val="000000" w:themeColor="text1"/>
          <w:sz w:val="28"/>
          <w:szCs w:val="28"/>
        </w:rPr>
        <w:t>的多次前向传播方差得到；</w:t>
      </w:r>
    </w:p>
    <w:p w14:paraId="3E45AB16" w14:textId="7777777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S132</w:t>
      </w:r>
      <w:r w:rsidRPr="00E07785">
        <w:rPr>
          <w:rFonts w:eastAsia="楷体"/>
          <w:color w:val="000000" w:themeColor="text1"/>
          <w:sz w:val="28"/>
          <w:szCs w:val="28"/>
        </w:rPr>
        <w:t>：选取不确定性最高的</w:t>
      </w:r>
      <w:r w:rsidRPr="00E07785">
        <w:rPr>
          <w:rFonts w:eastAsia="楷体"/>
          <w:color w:val="000000" w:themeColor="text1"/>
          <w:sz w:val="28"/>
          <w:szCs w:val="28"/>
        </w:rPr>
        <w:t>K</w:t>
      </w:r>
      <w:r w:rsidRPr="00E07785">
        <w:rPr>
          <w:rFonts w:eastAsia="楷体"/>
          <w:color w:val="000000" w:themeColor="text1"/>
          <w:sz w:val="28"/>
          <w:szCs w:val="28"/>
        </w:rPr>
        <w:t>个样本，将其提交给所述专家进行主观评分，以高效利用专家标注资源。</w:t>
      </w:r>
    </w:p>
    <w:p w14:paraId="31F9C87D" w14:textId="6E988D62" w:rsidR="00921D7A" w:rsidRPr="00E07785" w:rsidRDefault="00000000">
      <w:pPr>
        <w:pStyle w:val="o"/>
        <w:adjustRightInd/>
        <w:spacing w:line="360" w:lineRule="auto"/>
        <w:ind w:firstLineChars="200" w:firstLine="560"/>
        <w:jc w:val="both"/>
        <w:rPr>
          <w:rFonts w:eastAsia="楷体"/>
          <w:color w:val="0D0D0D" w:themeColor="text1" w:themeTint="F2"/>
          <w:kern w:val="2"/>
          <w:sz w:val="28"/>
          <w:szCs w:val="28"/>
        </w:rPr>
      </w:pPr>
      <w:r w:rsidRPr="00E07785">
        <w:rPr>
          <w:rFonts w:eastAsia="楷体"/>
          <w:color w:val="0D0D0D" w:themeColor="text1" w:themeTint="F2"/>
          <w:kern w:val="2"/>
          <w:sz w:val="28"/>
          <w:szCs w:val="28"/>
        </w:rPr>
        <w:t>8.</w:t>
      </w:r>
      <w:r w:rsidRPr="00E07785">
        <w:rPr>
          <w:rFonts w:eastAsia="楷体"/>
          <w:color w:val="0D0D0D" w:themeColor="text1" w:themeTint="F2"/>
          <w:kern w:val="2"/>
          <w:sz w:val="28"/>
          <w:szCs w:val="28"/>
        </w:rPr>
        <w:t>一种</w:t>
      </w:r>
      <w:del w:id="18" w:author="hmp241506@outlook.com" w:date="2026-08-07T17:20:00Z" w16du:dateUtc="2026-08-07T09:20:00Z">
        <w:r w:rsidR="00000C05" w:rsidRPr="00E07785" w:rsidDel="009A346B">
          <w:rPr>
            <w:rFonts w:eastAsia="楷体"/>
            <w:color w:val="0D0D0D" w:themeColor="text1" w:themeTint="F2"/>
            <w:kern w:val="2"/>
            <w:sz w:val="28"/>
            <w:szCs w:val="28"/>
          </w:rPr>
          <w:delText>音频源分离装置</w:delText>
        </w:r>
      </w:del>
      <w:ins w:id="19" w:author="hmp241506@outlook.com" w:date="2026-08-07T17:20:00Z" w16du:dateUtc="2026-08-07T09:20:00Z">
        <w:r w:rsidR="009A346B">
          <w:rPr>
            <w:rFonts w:eastAsia="楷体"/>
            <w:color w:val="0D0D0D" w:themeColor="text1" w:themeTint="F2"/>
            <w:kern w:val="2"/>
            <w:sz w:val="28"/>
            <w:szCs w:val="28"/>
          </w:rPr>
          <w:t>面向音乐源分离的主客观协同评估系统</w:t>
        </w:r>
      </w:ins>
      <w:r w:rsidRPr="00E07785">
        <w:rPr>
          <w:rFonts w:eastAsia="楷体"/>
          <w:color w:val="0D0D0D" w:themeColor="text1" w:themeTint="F2"/>
          <w:kern w:val="2"/>
          <w:sz w:val="28"/>
          <w:szCs w:val="28"/>
        </w:rPr>
        <w:t>，其特征在于，所述</w:t>
      </w:r>
      <w:del w:id="20" w:author="hmp241506@outlook.com" w:date="2026-08-07T17:20:00Z" w16du:dateUtc="2026-08-07T09:20:00Z">
        <w:r w:rsidRPr="00E07785" w:rsidDel="009A346B">
          <w:rPr>
            <w:rFonts w:eastAsia="楷体" w:hint="eastAsia"/>
            <w:color w:val="0D0D0D" w:themeColor="text1" w:themeTint="F2"/>
            <w:kern w:val="2"/>
            <w:sz w:val="28"/>
            <w:szCs w:val="28"/>
          </w:rPr>
          <w:delText>装置</w:delText>
        </w:r>
      </w:del>
      <w:ins w:id="21" w:author="hmp241506@outlook.com" w:date="2026-08-07T17:20:00Z" w16du:dateUtc="2026-08-07T09:20:00Z">
        <w:r w:rsidR="009A346B">
          <w:rPr>
            <w:rFonts w:eastAsia="楷体" w:hint="eastAsia"/>
            <w:color w:val="0D0D0D" w:themeColor="text1" w:themeTint="F2"/>
            <w:kern w:val="2"/>
            <w:sz w:val="28"/>
            <w:szCs w:val="28"/>
          </w:rPr>
          <w:t>系统</w:t>
        </w:r>
      </w:ins>
      <w:r w:rsidRPr="00E07785">
        <w:rPr>
          <w:rFonts w:eastAsia="楷体"/>
          <w:color w:val="0D0D0D" w:themeColor="text1" w:themeTint="F2"/>
          <w:kern w:val="2"/>
          <w:sz w:val="28"/>
          <w:szCs w:val="28"/>
        </w:rPr>
        <w:t>包括：</w:t>
      </w:r>
    </w:p>
    <w:p w14:paraId="3508A05B" w14:textId="29B1B862"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获取</w:t>
      </w:r>
      <w:r w:rsidR="00DA5F0B" w:rsidRPr="00E07785">
        <w:rPr>
          <w:rFonts w:eastAsia="楷体"/>
          <w:color w:val="0D0D0D" w:themeColor="text1" w:themeTint="F2"/>
          <w:sz w:val="28"/>
          <w:szCs w:val="28"/>
        </w:rPr>
        <w:t>模块，用于</w:t>
      </w:r>
      <w:r w:rsidRPr="00E07785">
        <w:rPr>
          <w:rFonts w:eastAsia="楷体"/>
          <w:color w:val="000000" w:themeColor="text1"/>
          <w:sz w:val="28"/>
          <w:szCs w:val="28"/>
        </w:rPr>
        <w:t>获取混合音频数据及其对应的纯净源数据；</w:t>
      </w:r>
    </w:p>
    <w:p w14:paraId="26FC86F2" w14:textId="26E337B2"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计算</w:t>
      </w:r>
      <w:r w:rsidRPr="00E07785">
        <w:rPr>
          <w:rFonts w:eastAsia="楷体"/>
          <w:color w:val="0D0D0D" w:themeColor="text1" w:themeTint="F2"/>
          <w:sz w:val="28"/>
          <w:szCs w:val="28"/>
        </w:rPr>
        <w:t>模块，用于</w:t>
      </w:r>
      <w:r w:rsidRPr="00E07785">
        <w:rPr>
          <w:rFonts w:eastAsia="楷体"/>
          <w:color w:val="000000" w:themeColor="text1"/>
          <w:sz w:val="28"/>
          <w:szCs w:val="28"/>
        </w:rPr>
        <w:t>调用多种预设的源分离算法对所述混合音频数据进行并行推理，得到各算法的分离结果，并自动计算各分离结果的客观评估指标及其误差区间，所述并行推理包括对所述混合音频数据进行语音分析、语音识别和语音处理中的至少一种处理方式；</w:t>
      </w:r>
    </w:p>
    <w:p w14:paraId="40D1BB1F" w14:textId="3096D4C7"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可视化</w:t>
      </w:r>
      <w:r w:rsidRPr="00E07785">
        <w:rPr>
          <w:rFonts w:eastAsia="楷体"/>
          <w:color w:val="0D0D0D" w:themeColor="text1" w:themeTint="F2"/>
          <w:sz w:val="28"/>
          <w:szCs w:val="28"/>
        </w:rPr>
        <w:t>模块，用于</w:t>
      </w:r>
      <w:r w:rsidRPr="00E07785">
        <w:rPr>
          <w:rFonts w:eastAsia="楷体"/>
          <w:color w:val="000000" w:themeColor="text1"/>
          <w:sz w:val="28"/>
          <w:szCs w:val="28"/>
        </w:rPr>
        <w:t>通过可视化界面呈现所述分离结果与所述纯净源数据的波形图和频谱图，以供专家进行同步试听并对各声源的分离质量进行主观评分；</w:t>
      </w:r>
    </w:p>
    <w:p w14:paraId="4904597F" w14:textId="430AAC0C" w:rsidR="00000C05" w:rsidRPr="00E07785" w:rsidRDefault="00000C05" w:rsidP="00000C05">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优化</w:t>
      </w:r>
      <w:r w:rsidRPr="00E07785">
        <w:rPr>
          <w:rFonts w:eastAsia="楷体"/>
          <w:color w:val="0D0D0D" w:themeColor="text1" w:themeTint="F2"/>
          <w:sz w:val="28"/>
          <w:szCs w:val="28"/>
        </w:rPr>
        <w:t>模块，用于</w:t>
      </w:r>
      <w:r w:rsidRPr="00E07785">
        <w:rPr>
          <w:rFonts w:eastAsia="楷体"/>
          <w:color w:val="000000" w:themeColor="text1"/>
          <w:sz w:val="28"/>
          <w:szCs w:val="28"/>
        </w:rPr>
        <w:t>基于所述主观评分生成单源定向加权损失函数，并结合所述客观评估指标的误差区间，对源分离模型进行梯度回传与增量训练，以优化所述模型对特定声源的分离性能；</w:t>
      </w:r>
    </w:p>
    <w:p w14:paraId="2A07641F" w14:textId="4DFB7E42" w:rsidR="00921D7A" w:rsidRPr="00E07785" w:rsidRDefault="00000C05" w:rsidP="00000C05">
      <w:pPr>
        <w:spacing w:line="360" w:lineRule="auto"/>
        <w:ind w:firstLineChars="200" w:firstLine="560"/>
        <w:rPr>
          <w:rFonts w:eastAsia="楷体"/>
          <w:color w:val="0D0D0D" w:themeColor="text1" w:themeTint="F2"/>
          <w:sz w:val="28"/>
          <w:szCs w:val="28"/>
        </w:rPr>
      </w:pPr>
      <w:r w:rsidRPr="00E07785">
        <w:rPr>
          <w:rFonts w:eastAsia="楷体" w:hint="eastAsia"/>
          <w:color w:val="0D0D0D" w:themeColor="text1" w:themeTint="F2"/>
          <w:sz w:val="28"/>
          <w:szCs w:val="28"/>
        </w:rPr>
        <w:t>生成</w:t>
      </w:r>
      <w:r w:rsidRPr="00E07785">
        <w:rPr>
          <w:rFonts w:eastAsia="楷体"/>
          <w:color w:val="0D0D0D" w:themeColor="text1" w:themeTint="F2"/>
          <w:sz w:val="28"/>
          <w:szCs w:val="28"/>
        </w:rPr>
        <w:t>模块，用于</w:t>
      </w:r>
      <w:r w:rsidRPr="00E07785">
        <w:rPr>
          <w:rFonts w:eastAsia="楷体"/>
          <w:color w:val="000000" w:themeColor="text1"/>
          <w:sz w:val="28"/>
          <w:szCs w:val="28"/>
        </w:rPr>
        <w:t>利用优化后的所述源分离模型处理新的混合音频数据，生成分离后的纯净音轨，所述处理新的混合音频数据至少包括对所述新的混合音频数据进行音频编码或解码</w:t>
      </w:r>
      <w:r w:rsidR="00DA5F0B" w:rsidRPr="00E07785">
        <w:rPr>
          <w:rFonts w:eastAsia="楷体"/>
          <w:color w:val="0D0D0D" w:themeColor="text1" w:themeTint="F2"/>
          <w:sz w:val="28"/>
          <w:szCs w:val="28"/>
        </w:rPr>
        <w:t>。</w:t>
      </w:r>
    </w:p>
    <w:p w14:paraId="7898B580" w14:textId="77777777" w:rsidR="00921D7A" w:rsidRPr="00E07785" w:rsidRDefault="00000000">
      <w:pPr>
        <w:pStyle w:val="o"/>
        <w:adjustRightInd/>
        <w:spacing w:line="360" w:lineRule="auto"/>
        <w:ind w:firstLineChars="200" w:firstLine="560"/>
        <w:jc w:val="both"/>
        <w:rPr>
          <w:rFonts w:eastAsia="楷体"/>
          <w:color w:val="0D0D0D" w:themeColor="text1" w:themeTint="F2"/>
          <w:kern w:val="2"/>
          <w:sz w:val="28"/>
          <w:szCs w:val="28"/>
        </w:rPr>
      </w:pPr>
      <w:r w:rsidRPr="00E07785">
        <w:rPr>
          <w:rFonts w:eastAsia="楷体"/>
          <w:color w:val="0D0D0D" w:themeColor="text1" w:themeTint="F2"/>
          <w:kern w:val="2"/>
          <w:sz w:val="28"/>
          <w:szCs w:val="28"/>
        </w:rPr>
        <w:lastRenderedPageBreak/>
        <w:t>9.</w:t>
      </w:r>
      <w:r w:rsidRPr="00E07785">
        <w:rPr>
          <w:rFonts w:eastAsia="楷体"/>
          <w:color w:val="0D0D0D" w:themeColor="text1" w:themeTint="F2"/>
          <w:kern w:val="2"/>
          <w:sz w:val="28"/>
          <w:szCs w:val="28"/>
        </w:rPr>
        <w:t>一种电子设备，所述电子设备包括存储器、处理器以及存储在所述存储器中并可在所述处理器上运行的计算机程序，其特征在于，所述处理器执行所述计算机程序时实现如权利要求</w:t>
      </w:r>
      <w:r w:rsidRPr="00E07785">
        <w:rPr>
          <w:rFonts w:eastAsia="楷体"/>
          <w:color w:val="0D0D0D" w:themeColor="text1" w:themeTint="F2"/>
          <w:kern w:val="2"/>
          <w:sz w:val="28"/>
          <w:szCs w:val="28"/>
        </w:rPr>
        <w:t>1</w:t>
      </w:r>
      <w:r w:rsidRPr="00E07785">
        <w:rPr>
          <w:rFonts w:eastAsia="楷体"/>
          <w:color w:val="0D0D0D" w:themeColor="text1" w:themeTint="F2"/>
          <w:kern w:val="2"/>
          <w:sz w:val="28"/>
          <w:szCs w:val="28"/>
        </w:rPr>
        <w:t>至</w:t>
      </w:r>
      <w:r w:rsidRPr="00E07785">
        <w:rPr>
          <w:rFonts w:eastAsia="楷体"/>
          <w:color w:val="0D0D0D" w:themeColor="text1" w:themeTint="F2"/>
          <w:kern w:val="2"/>
          <w:sz w:val="28"/>
          <w:szCs w:val="28"/>
        </w:rPr>
        <w:t>7</w:t>
      </w:r>
      <w:r w:rsidRPr="00E07785">
        <w:rPr>
          <w:rFonts w:eastAsia="楷体"/>
          <w:color w:val="0D0D0D" w:themeColor="text1" w:themeTint="F2"/>
          <w:kern w:val="2"/>
          <w:sz w:val="28"/>
          <w:szCs w:val="28"/>
        </w:rPr>
        <w:t>任意一项所述方法的步骤。</w:t>
      </w:r>
    </w:p>
    <w:p w14:paraId="1577F134" w14:textId="77777777" w:rsidR="00921D7A" w:rsidRPr="00E07785" w:rsidRDefault="00000000">
      <w:pPr>
        <w:pStyle w:val="o"/>
        <w:adjustRightInd/>
        <w:spacing w:line="360" w:lineRule="auto"/>
        <w:ind w:firstLineChars="200" w:firstLine="560"/>
        <w:jc w:val="both"/>
        <w:rPr>
          <w:rFonts w:eastAsia="楷体"/>
          <w:color w:val="0D0D0D" w:themeColor="text1" w:themeTint="F2"/>
          <w:kern w:val="2"/>
          <w:sz w:val="28"/>
          <w:szCs w:val="28"/>
        </w:rPr>
      </w:pPr>
      <w:r w:rsidRPr="00E07785">
        <w:rPr>
          <w:rFonts w:eastAsia="楷体"/>
          <w:color w:val="0D0D0D" w:themeColor="text1" w:themeTint="F2"/>
          <w:kern w:val="2"/>
          <w:sz w:val="28"/>
          <w:szCs w:val="28"/>
        </w:rPr>
        <w:t>10.</w:t>
      </w:r>
      <w:r w:rsidRPr="00E07785">
        <w:rPr>
          <w:rFonts w:eastAsia="楷体"/>
          <w:color w:val="0D0D0D" w:themeColor="text1" w:themeTint="F2"/>
          <w:kern w:val="2"/>
          <w:sz w:val="28"/>
          <w:szCs w:val="28"/>
        </w:rPr>
        <w:t>一种存储介质，所述存储介质存储有计算机程序，其特征在于，所述计算机程序被处理器执行时实现如权利要求</w:t>
      </w:r>
      <w:r w:rsidRPr="00E07785">
        <w:rPr>
          <w:rFonts w:eastAsia="楷体"/>
          <w:color w:val="0D0D0D" w:themeColor="text1" w:themeTint="F2"/>
          <w:kern w:val="2"/>
          <w:sz w:val="28"/>
          <w:szCs w:val="28"/>
        </w:rPr>
        <w:t>1</w:t>
      </w:r>
      <w:r w:rsidRPr="00E07785">
        <w:rPr>
          <w:rFonts w:eastAsia="楷体"/>
          <w:color w:val="0D0D0D" w:themeColor="text1" w:themeTint="F2"/>
          <w:kern w:val="2"/>
          <w:sz w:val="28"/>
          <w:szCs w:val="28"/>
        </w:rPr>
        <w:t>至</w:t>
      </w:r>
      <w:r w:rsidRPr="00E07785">
        <w:rPr>
          <w:rFonts w:eastAsia="楷体"/>
          <w:color w:val="0D0D0D" w:themeColor="text1" w:themeTint="F2"/>
          <w:kern w:val="2"/>
          <w:sz w:val="28"/>
          <w:szCs w:val="28"/>
        </w:rPr>
        <w:t>7</w:t>
      </w:r>
      <w:r w:rsidRPr="00E07785">
        <w:rPr>
          <w:rFonts w:eastAsia="楷体"/>
          <w:color w:val="0D0D0D" w:themeColor="text1" w:themeTint="F2"/>
          <w:kern w:val="2"/>
          <w:sz w:val="28"/>
          <w:szCs w:val="28"/>
        </w:rPr>
        <w:t>任意一项所述方法的步骤。</w:t>
      </w:r>
    </w:p>
    <w:p w14:paraId="356D1B8D" w14:textId="77777777" w:rsidR="00921D7A" w:rsidRPr="00E07785" w:rsidRDefault="00921D7A">
      <w:pPr>
        <w:pageBreakBefore/>
        <w:pBdr>
          <w:bottom w:val="single" w:sz="12" w:space="1" w:color="auto"/>
        </w:pBdr>
        <w:spacing w:line="360" w:lineRule="auto"/>
        <w:rPr>
          <w:rFonts w:eastAsia="楷体"/>
          <w:color w:val="0D0D0D" w:themeColor="text1" w:themeTint="F2"/>
          <w:spacing w:val="285"/>
          <w:kern w:val="0"/>
          <w:sz w:val="28"/>
          <w:szCs w:val="28"/>
        </w:rPr>
        <w:sectPr w:rsidR="00921D7A" w:rsidRPr="00E07785">
          <w:footerReference w:type="default" r:id="rId9"/>
          <w:pgSz w:w="11907" w:h="16840"/>
          <w:pgMar w:top="1418" w:right="947" w:bottom="851" w:left="1418" w:header="0" w:footer="851" w:gutter="0"/>
          <w:lnNumType w:countBy="5"/>
          <w:pgNumType w:start="1"/>
          <w:cols w:space="720"/>
          <w:docGrid w:linePitch="432"/>
        </w:sectPr>
      </w:pPr>
    </w:p>
    <w:p w14:paraId="35C6CAE3" w14:textId="77777777" w:rsidR="00921D7A" w:rsidRPr="00E07785" w:rsidRDefault="00000000">
      <w:pPr>
        <w:pageBreakBefore/>
        <w:pBdr>
          <w:bottom w:val="single" w:sz="12" w:space="1" w:color="auto"/>
        </w:pBdr>
        <w:spacing w:line="360" w:lineRule="auto"/>
        <w:jc w:val="center"/>
        <w:rPr>
          <w:rFonts w:eastAsia="楷体"/>
          <w:b/>
          <w:bCs/>
          <w:color w:val="0D0D0D" w:themeColor="text1" w:themeTint="F2"/>
          <w:kern w:val="0"/>
          <w:sz w:val="30"/>
          <w:szCs w:val="28"/>
        </w:rPr>
      </w:pPr>
      <w:r w:rsidRPr="00E07785">
        <w:rPr>
          <w:rFonts w:eastAsia="楷体"/>
          <w:b/>
          <w:bCs/>
          <w:color w:val="0D0D0D" w:themeColor="text1" w:themeTint="F2"/>
          <w:kern w:val="0"/>
          <w:sz w:val="30"/>
          <w:szCs w:val="28"/>
        </w:rPr>
        <w:lastRenderedPageBreak/>
        <w:t>说</w:t>
      </w:r>
      <w:r w:rsidRPr="00E07785">
        <w:rPr>
          <w:rFonts w:eastAsia="楷体"/>
          <w:b/>
          <w:bCs/>
          <w:color w:val="0D0D0D" w:themeColor="text1" w:themeTint="F2"/>
          <w:kern w:val="0"/>
          <w:sz w:val="30"/>
          <w:szCs w:val="28"/>
        </w:rPr>
        <w:t xml:space="preserve"> </w:t>
      </w:r>
      <w:r w:rsidRPr="00E07785">
        <w:rPr>
          <w:rFonts w:eastAsia="楷体"/>
          <w:b/>
          <w:bCs/>
          <w:color w:val="0D0D0D" w:themeColor="text1" w:themeTint="F2"/>
          <w:kern w:val="0"/>
          <w:sz w:val="30"/>
          <w:szCs w:val="28"/>
        </w:rPr>
        <w:t>明</w:t>
      </w:r>
      <w:r w:rsidRPr="00E07785">
        <w:rPr>
          <w:rFonts w:eastAsia="楷体"/>
          <w:b/>
          <w:bCs/>
          <w:color w:val="0D0D0D" w:themeColor="text1" w:themeTint="F2"/>
          <w:kern w:val="0"/>
          <w:sz w:val="30"/>
          <w:szCs w:val="28"/>
        </w:rPr>
        <w:t xml:space="preserve"> </w:t>
      </w:r>
      <w:r w:rsidRPr="00E07785">
        <w:rPr>
          <w:rFonts w:eastAsia="楷体"/>
          <w:b/>
          <w:bCs/>
          <w:color w:val="0D0D0D" w:themeColor="text1" w:themeTint="F2"/>
          <w:kern w:val="0"/>
          <w:sz w:val="30"/>
          <w:szCs w:val="28"/>
        </w:rPr>
        <w:t>书</w:t>
      </w:r>
    </w:p>
    <w:p w14:paraId="26623810" w14:textId="77777777" w:rsidR="00921D7A" w:rsidRPr="00E07785" w:rsidRDefault="00921D7A">
      <w:pPr>
        <w:spacing w:line="360" w:lineRule="auto"/>
        <w:ind w:firstLineChars="200" w:firstLine="602"/>
        <w:rPr>
          <w:rFonts w:eastAsia="楷体"/>
          <w:b/>
          <w:bCs/>
          <w:color w:val="0D0D0D" w:themeColor="text1" w:themeTint="F2"/>
          <w:kern w:val="0"/>
          <w:sz w:val="30"/>
          <w:szCs w:val="30"/>
        </w:rPr>
      </w:pPr>
    </w:p>
    <w:p w14:paraId="210D903C" w14:textId="102C713E" w:rsidR="00921D7A" w:rsidRPr="00E07785" w:rsidRDefault="00000C05">
      <w:pPr>
        <w:pStyle w:val="o"/>
        <w:adjustRightInd/>
        <w:spacing w:line="360" w:lineRule="auto"/>
        <w:jc w:val="center"/>
        <w:rPr>
          <w:rFonts w:eastAsia="楷体"/>
          <w:color w:val="0D0D0D" w:themeColor="text1" w:themeTint="F2"/>
          <w:sz w:val="28"/>
          <w:szCs w:val="28"/>
        </w:rPr>
      </w:pPr>
      <w:del w:id="22" w:author="hmp241506@outlook.com" w:date="2026-08-07T17:19:00Z" w16du:dateUtc="2026-08-07T09:19:00Z">
        <w:r w:rsidRPr="00E07785" w:rsidDel="009A346B">
          <w:rPr>
            <w:rFonts w:eastAsia="楷体"/>
            <w:color w:val="0D0D0D" w:themeColor="text1" w:themeTint="F2"/>
            <w:sz w:val="28"/>
            <w:szCs w:val="28"/>
          </w:rPr>
          <w:delText>音频源分离方法</w:delText>
        </w:r>
      </w:del>
      <w:ins w:id="23" w:author="hmp241506@outlook.com" w:date="2026-08-07T17:19:00Z" w16du:dateUtc="2026-08-07T09:19:00Z">
        <w:r w:rsidR="009A346B">
          <w:rPr>
            <w:rFonts w:eastAsia="楷体"/>
            <w:color w:val="0D0D0D" w:themeColor="text1" w:themeTint="F2"/>
            <w:sz w:val="28"/>
            <w:szCs w:val="28"/>
          </w:rPr>
          <w:t>面向音乐源分离的主客观协同评估方法</w:t>
        </w:r>
      </w:ins>
      <w:r w:rsidR="007B42EF" w:rsidRPr="00E07785">
        <w:rPr>
          <w:rFonts w:eastAsia="楷体"/>
          <w:color w:val="0D0D0D" w:themeColor="text1" w:themeTint="F2"/>
          <w:sz w:val="28"/>
          <w:szCs w:val="28"/>
        </w:rPr>
        <w:t>、</w:t>
      </w:r>
      <w:ins w:id="24" w:author="hmp241506@outlook.com" w:date="2026-08-07T17:20:00Z" w16du:dateUtc="2026-08-07T09:20:00Z">
        <w:r w:rsidR="009A346B">
          <w:rPr>
            <w:rFonts w:eastAsia="楷体" w:hint="eastAsia"/>
            <w:color w:val="0D0D0D" w:themeColor="text1" w:themeTint="F2"/>
            <w:sz w:val="28"/>
            <w:szCs w:val="28"/>
          </w:rPr>
          <w:t>系统</w:t>
        </w:r>
      </w:ins>
      <w:del w:id="25" w:author="hmp241506@outlook.com" w:date="2026-08-07T17:20:00Z" w16du:dateUtc="2026-08-07T09:20:00Z">
        <w:r w:rsidR="007B42EF" w:rsidRPr="00E07785" w:rsidDel="009A346B">
          <w:rPr>
            <w:rFonts w:eastAsia="楷体"/>
            <w:color w:val="0D0D0D" w:themeColor="text1" w:themeTint="F2"/>
            <w:sz w:val="28"/>
            <w:szCs w:val="28"/>
          </w:rPr>
          <w:delText>装置</w:delText>
        </w:r>
      </w:del>
      <w:r w:rsidR="007B42EF" w:rsidRPr="00E07785">
        <w:rPr>
          <w:rFonts w:eastAsia="楷体"/>
          <w:color w:val="0D0D0D" w:themeColor="text1" w:themeTint="F2"/>
          <w:sz w:val="28"/>
          <w:szCs w:val="28"/>
        </w:rPr>
        <w:t>和存储介质</w:t>
      </w:r>
    </w:p>
    <w:p w14:paraId="20632025" w14:textId="77777777" w:rsidR="00921D7A" w:rsidRPr="00E07785" w:rsidRDefault="00921D7A">
      <w:pPr>
        <w:pStyle w:val="o"/>
        <w:adjustRightInd/>
        <w:spacing w:line="360" w:lineRule="auto"/>
        <w:ind w:firstLineChars="200" w:firstLine="560"/>
        <w:jc w:val="both"/>
        <w:rPr>
          <w:rFonts w:eastAsia="楷体"/>
          <w:color w:val="0D0D0D" w:themeColor="text1" w:themeTint="F2"/>
          <w:sz w:val="28"/>
          <w:szCs w:val="28"/>
        </w:rPr>
      </w:pPr>
    </w:p>
    <w:p w14:paraId="15D4F6D2" w14:textId="77777777" w:rsidR="00921D7A" w:rsidRPr="00E07785" w:rsidRDefault="00000000">
      <w:pPr>
        <w:pStyle w:val="o"/>
        <w:adjustRightInd/>
        <w:spacing w:line="360" w:lineRule="auto"/>
        <w:ind w:firstLineChars="200" w:firstLine="562"/>
        <w:jc w:val="both"/>
        <w:rPr>
          <w:rFonts w:eastAsia="楷体"/>
          <w:color w:val="0D0D0D" w:themeColor="text1" w:themeTint="F2"/>
          <w:sz w:val="28"/>
          <w:szCs w:val="28"/>
        </w:rPr>
      </w:pPr>
      <w:r w:rsidRPr="00E07785">
        <w:rPr>
          <w:rFonts w:eastAsia="楷体"/>
          <w:b/>
          <w:bCs/>
          <w:color w:val="0D0D0D" w:themeColor="text1" w:themeTint="F2"/>
          <w:sz w:val="28"/>
          <w:szCs w:val="28"/>
          <w:u w:val="single"/>
        </w:rPr>
        <w:t>技术领域</w:t>
      </w:r>
    </w:p>
    <w:p w14:paraId="260DA5CA" w14:textId="2177AE4D"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本申请涉及</w:t>
      </w:r>
      <w:r w:rsidR="00270F20" w:rsidRPr="00E07785">
        <w:rPr>
          <w:rFonts w:eastAsia="楷体" w:hint="eastAsia"/>
          <w:color w:val="000000" w:themeColor="text1"/>
          <w:sz w:val="28"/>
          <w:szCs w:val="28"/>
        </w:rPr>
        <w:t>音频信号处理</w:t>
      </w:r>
      <w:r w:rsidR="003A64CF" w:rsidRPr="00E07785">
        <w:rPr>
          <w:rFonts w:eastAsia="楷体" w:hint="eastAsia"/>
          <w:color w:val="000000" w:themeColor="text1"/>
          <w:kern w:val="2"/>
          <w:sz w:val="28"/>
          <w:szCs w:val="28"/>
        </w:rPr>
        <w:t>技术</w:t>
      </w:r>
      <w:r w:rsidRPr="00E07785">
        <w:rPr>
          <w:rFonts w:eastAsia="楷体"/>
          <w:color w:val="0D0D0D" w:themeColor="text1" w:themeTint="F2"/>
          <w:sz w:val="28"/>
          <w:szCs w:val="28"/>
        </w:rPr>
        <w:t>领域，特别涉及一种</w:t>
      </w:r>
      <w:del w:id="26" w:author="hmp241506@outlook.com" w:date="2026-08-07T17:19:00Z" w16du:dateUtc="2026-08-07T09:19:00Z">
        <w:r w:rsidR="00000C05" w:rsidRPr="00E07785" w:rsidDel="009A346B">
          <w:rPr>
            <w:rFonts w:eastAsia="楷体"/>
            <w:color w:val="0D0D0D" w:themeColor="text1" w:themeTint="F2"/>
            <w:sz w:val="28"/>
            <w:szCs w:val="28"/>
          </w:rPr>
          <w:delText>音频源分离方法</w:delText>
        </w:r>
      </w:del>
      <w:ins w:id="27"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D0D0D" w:themeColor="text1" w:themeTint="F2"/>
          <w:sz w:val="28"/>
          <w:szCs w:val="28"/>
        </w:rPr>
        <w:t>、</w:t>
      </w:r>
      <w:ins w:id="28" w:author="hmp241506@outlook.com" w:date="2026-08-07T17:20:00Z" w16du:dateUtc="2026-08-07T09:20:00Z">
        <w:r w:rsidR="009A346B">
          <w:rPr>
            <w:rFonts w:eastAsia="楷体" w:hint="eastAsia"/>
            <w:color w:val="0D0D0D" w:themeColor="text1" w:themeTint="F2"/>
            <w:sz w:val="28"/>
            <w:szCs w:val="28"/>
          </w:rPr>
          <w:t>系统</w:t>
        </w:r>
      </w:ins>
      <w:del w:id="29" w:author="hmp241506@outlook.com" w:date="2026-08-07T17:20:00Z" w16du:dateUtc="2026-08-07T09:20:00Z">
        <w:r w:rsidRPr="00E07785" w:rsidDel="009A346B">
          <w:rPr>
            <w:rFonts w:eastAsia="楷体"/>
            <w:color w:val="0D0D0D" w:themeColor="text1" w:themeTint="F2"/>
            <w:sz w:val="28"/>
            <w:szCs w:val="28"/>
          </w:rPr>
          <w:delText>装置</w:delText>
        </w:r>
      </w:del>
      <w:r w:rsidRPr="00E07785">
        <w:rPr>
          <w:rFonts w:eastAsia="楷体"/>
          <w:color w:val="0D0D0D" w:themeColor="text1" w:themeTint="F2"/>
          <w:sz w:val="28"/>
          <w:szCs w:val="28"/>
        </w:rPr>
        <w:t>和存储介质。</w:t>
      </w:r>
    </w:p>
    <w:p w14:paraId="749E0581" w14:textId="77777777" w:rsidR="00921D7A" w:rsidRPr="00E07785" w:rsidRDefault="00921D7A">
      <w:pPr>
        <w:pStyle w:val="o"/>
        <w:adjustRightInd/>
        <w:spacing w:line="360" w:lineRule="auto"/>
        <w:ind w:firstLineChars="200" w:firstLine="560"/>
        <w:jc w:val="both"/>
        <w:rPr>
          <w:rFonts w:eastAsia="楷体"/>
          <w:color w:val="0D0D0D" w:themeColor="text1" w:themeTint="F2"/>
          <w:sz w:val="28"/>
          <w:szCs w:val="28"/>
        </w:rPr>
      </w:pPr>
    </w:p>
    <w:p w14:paraId="6D461EDF" w14:textId="77777777" w:rsidR="00921D7A" w:rsidRPr="00E07785" w:rsidRDefault="00000000">
      <w:pPr>
        <w:pStyle w:val="o"/>
        <w:adjustRightInd/>
        <w:spacing w:line="360" w:lineRule="auto"/>
        <w:ind w:firstLineChars="200" w:firstLine="562"/>
        <w:jc w:val="both"/>
        <w:rPr>
          <w:rFonts w:eastAsia="楷体"/>
          <w:color w:val="0D0D0D" w:themeColor="text1" w:themeTint="F2"/>
          <w:sz w:val="28"/>
          <w:szCs w:val="28"/>
        </w:rPr>
      </w:pPr>
      <w:r w:rsidRPr="00E07785">
        <w:rPr>
          <w:rFonts w:eastAsia="楷体"/>
          <w:b/>
          <w:bCs/>
          <w:color w:val="0D0D0D" w:themeColor="text1" w:themeTint="F2"/>
          <w:sz w:val="28"/>
          <w:szCs w:val="28"/>
          <w:u w:val="single"/>
        </w:rPr>
        <w:t>背景技术</w:t>
      </w:r>
    </w:p>
    <w:p w14:paraId="1A3566E8" w14:textId="2F7D7E10" w:rsidR="00000C05" w:rsidRPr="00E07785" w:rsidRDefault="00000C05" w:rsidP="00000C05">
      <w:pPr>
        <w:ind w:firstLineChars="200" w:firstLine="560"/>
        <w:rPr>
          <w:rFonts w:eastAsia="楷体"/>
          <w:color w:val="000000" w:themeColor="text1"/>
          <w:sz w:val="28"/>
          <w:szCs w:val="28"/>
        </w:rPr>
      </w:pPr>
      <w:r w:rsidRPr="00E07785">
        <w:rPr>
          <w:rFonts w:eastAsia="楷体"/>
          <w:color w:val="000000" w:themeColor="text1"/>
          <w:sz w:val="28"/>
          <w:szCs w:val="28"/>
        </w:rPr>
        <w:t>音频源分离技术旨在从混合音频信号中分离出各个独立的声源成分，广泛应用于音乐后期制作、语音增强等领域。随着深度学习的发展，基于神经网络的源分离方法在分离精度上取得了显著进步，成为主流技术路线。</w:t>
      </w:r>
    </w:p>
    <w:p w14:paraId="23F7783B" w14:textId="27A31E30" w:rsidR="00921D7A" w:rsidRPr="00E07785" w:rsidRDefault="00000C05" w:rsidP="00000C05">
      <w:pPr>
        <w:spacing w:line="360" w:lineRule="auto"/>
        <w:ind w:firstLineChars="200" w:firstLine="560"/>
        <w:rPr>
          <w:rFonts w:eastAsia="楷体"/>
          <w:color w:val="0D0D0D" w:themeColor="text1" w:themeTint="F2"/>
          <w:sz w:val="28"/>
          <w:szCs w:val="28"/>
        </w:rPr>
      </w:pPr>
      <w:r w:rsidRPr="00E07785">
        <w:rPr>
          <w:rFonts w:eastAsia="楷体"/>
          <w:color w:val="000000" w:themeColor="text1"/>
          <w:sz w:val="28"/>
          <w:szCs w:val="28"/>
        </w:rPr>
        <w:t>然而，现有的源分离方法通常依赖单一的客观评估指标来衡量分离质量，缺乏对主观听感的有效考量。由于人耳对不同声源的敏感度和容忍度存在差异，仅凭客观指标优化的模型往往在实际应用中表现不佳，例如分离出的音轨可能存在可闻失真或残留串扰。此外，传统方法在训练过程中采用固定的损失函数，无法根据特定声源或特定应用场景进行针对性调整，导致模型泛化能力有限，难以满足专业音频制作中对某一类声源的高精度分离需求</w:t>
      </w:r>
      <w:r w:rsidR="007B42EF" w:rsidRPr="00E07785">
        <w:rPr>
          <w:rFonts w:eastAsia="楷体"/>
          <w:color w:val="0D0D0D" w:themeColor="text1" w:themeTint="F2"/>
          <w:sz w:val="28"/>
          <w:szCs w:val="28"/>
        </w:rPr>
        <w:t>。</w:t>
      </w:r>
    </w:p>
    <w:p w14:paraId="67CC303F" w14:textId="77777777" w:rsidR="00921D7A" w:rsidRPr="00E07785" w:rsidRDefault="00921D7A">
      <w:pPr>
        <w:pStyle w:val="o"/>
        <w:adjustRightInd/>
        <w:spacing w:line="360" w:lineRule="auto"/>
        <w:ind w:firstLineChars="200" w:firstLine="560"/>
        <w:jc w:val="both"/>
        <w:rPr>
          <w:rFonts w:eastAsia="楷体"/>
          <w:color w:val="0D0D0D" w:themeColor="text1" w:themeTint="F2"/>
          <w:sz w:val="28"/>
          <w:szCs w:val="28"/>
        </w:rPr>
      </w:pPr>
    </w:p>
    <w:p w14:paraId="1F63BF4C" w14:textId="77777777" w:rsidR="00921D7A" w:rsidRPr="00E07785" w:rsidRDefault="00000000">
      <w:pPr>
        <w:pStyle w:val="o"/>
        <w:adjustRightInd/>
        <w:spacing w:line="360" w:lineRule="auto"/>
        <w:ind w:firstLineChars="200" w:firstLine="562"/>
        <w:jc w:val="both"/>
        <w:rPr>
          <w:rFonts w:eastAsia="楷体"/>
          <w:color w:val="0D0D0D" w:themeColor="text1" w:themeTint="F2"/>
          <w:sz w:val="28"/>
          <w:szCs w:val="28"/>
        </w:rPr>
      </w:pPr>
      <w:r w:rsidRPr="00E07785">
        <w:rPr>
          <w:rFonts w:eastAsia="楷体"/>
          <w:b/>
          <w:bCs/>
          <w:color w:val="0D0D0D" w:themeColor="text1" w:themeTint="F2"/>
          <w:sz w:val="28"/>
          <w:szCs w:val="28"/>
          <w:u w:val="single"/>
        </w:rPr>
        <w:t>发明内容</w:t>
      </w:r>
    </w:p>
    <w:p w14:paraId="50AE9B5A" w14:textId="71BB8D63"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本申请提供一种</w:t>
      </w:r>
      <w:del w:id="30" w:author="hmp241506@outlook.com" w:date="2026-08-07T17:19:00Z" w16du:dateUtc="2026-08-07T09:19:00Z">
        <w:r w:rsidR="00000C05" w:rsidRPr="00E07785" w:rsidDel="009A346B">
          <w:rPr>
            <w:rFonts w:eastAsia="楷体"/>
            <w:color w:val="0D0D0D" w:themeColor="text1" w:themeTint="F2"/>
            <w:sz w:val="28"/>
            <w:szCs w:val="28"/>
          </w:rPr>
          <w:delText>音频源分离方法</w:delText>
        </w:r>
      </w:del>
      <w:ins w:id="31"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D0D0D" w:themeColor="text1" w:themeTint="F2"/>
          <w:sz w:val="28"/>
          <w:szCs w:val="28"/>
        </w:rPr>
        <w:t>、装置和存储介质，</w:t>
      </w:r>
      <w:r w:rsidR="00000C05" w:rsidRPr="00E07785">
        <w:rPr>
          <w:rFonts w:eastAsia="楷体"/>
          <w:bCs/>
          <w:color w:val="000000" w:themeColor="text1"/>
          <w:sz w:val="28"/>
          <w:szCs w:val="28"/>
        </w:rPr>
        <w:t>克服</w:t>
      </w:r>
      <w:r w:rsidR="00F51174" w:rsidRPr="00E07785">
        <w:rPr>
          <w:rFonts w:eastAsia="楷体" w:hint="eastAsia"/>
          <w:bCs/>
          <w:color w:val="000000" w:themeColor="text1"/>
          <w:sz w:val="28"/>
          <w:szCs w:val="28"/>
        </w:rPr>
        <w:t>了</w:t>
      </w:r>
      <w:r w:rsidR="00000C05" w:rsidRPr="00E07785">
        <w:rPr>
          <w:rFonts w:eastAsia="楷体"/>
          <w:bCs/>
          <w:color w:val="000000" w:themeColor="text1"/>
          <w:sz w:val="28"/>
          <w:szCs w:val="28"/>
        </w:rPr>
        <w:t>客观指标与主观听感脱节，提升</w:t>
      </w:r>
      <w:r w:rsidR="00F51174" w:rsidRPr="00E07785">
        <w:rPr>
          <w:rFonts w:eastAsia="楷体" w:hint="eastAsia"/>
          <w:bCs/>
          <w:color w:val="000000" w:themeColor="text1"/>
          <w:sz w:val="28"/>
          <w:szCs w:val="28"/>
        </w:rPr>
        <w:t>了</w:t>
      </w:r>
      <w:r w:rsidR="00000C05" w:rsidRPr="00E07785">
        <w:rPr>
          <w:rFonts w:eastAsia="楷体"/>
          <w:bCs/>
          <w:color w:val="000000" w:themeColor="text1"/>
          <w:sz w:val="28"/>
          <w:szCs w:val="28"/>
        </w:rPr>
        <w:t>特定声源分离精度与实用性</w:t>
      </w:r>
      <w:r w:rsidRPr="00E07785">
        <w:rPr>
          <w:rFonts w:eastAsia="楷体"/>
          <w:color w:val="0D0D0D" w:themeColor="text1" w:themeTint="F2"/>
          <w:sz w:val="28"/>
          <w:szCs w:val="28"/>
        </w:rPr>
        <w:t>。</w:t>
      </w:r>
    </w:p>
    <w:p w14:paraId="1FA18736" w14:textId="432BFADD" w:rsidR="00921D7A" w:rsidRPr="00E07785" w:rsidRDefault="00000000">
      <w:pPr>
        <w:spacing w:line="360" w:lineRule="auto"/>
        <w:ind w:firstLineChars="200" w:firstLine="560"/>
        <w:rPr>
          <w:rFonts w:eastAsia="楷体"/>
          <w:color w:val="000000" w:themeColor="text1"/>
          <w:sz w:val="28"/>
          <w:szCs w:val="28"/>
        </w:rPr>
      </w:pPr>
      <w:r w:rsidRPr="00E07785">
        <w:rPr>
          <w:rFonts w:eastAsia="楷体"/>
          <w:color w:val="0D0D0D" w:themeColor="text1" w:themeTint="F2"/>
          <w:sz w:val="28"/>
          <w:szCs w:val="28"/>
        </w:rPr>
        <w:lastRenderedPageBreak/>
        <w:t>一方面，本申请提供了一种</w:t>
      </w:r>
      <w:del w:id="32" w:author="hmp241506@outlook.com" w:date="2026-08-07T17:19:00Z" w16du:dateUtc="2026-08-07T09:19:00Z">
        <w:r w:rsidR="00000C05" w:rsidRPr="00E07785" w:rsidDel="009A346B">
          <w:rPr>
            <w:rFonts w:eastAsia="楷体"/>
            <w:color w:val="0D0D0D" w:themeColor="text1" w:themeTint="F2"/>
            <w:sz w:val="28"/>
            <w:szCs w:val="28"/>
          </w:rPr>
          <w:delText>音频源分离方法</w:delText>
        </w:r>
      </w:del>
      <w:ins w:id="33"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00000" w:themeColor="text1"/>
          <w:sz w:val="28"/>
          <w:szCs w:val="28"/>
        </w:rPr>
        <w:t>，所述方法包括：</w:t>
      </w:r>
    </w:p>
    <w:p w14:paraId="1032FB78" w14:textId="77777777" w:rsidR="00F51174" w:rsidRPr="00E07785" w:rsidRDefault="00F51174" w:rsidP="00F51174">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S1</w:t>
      </w:r>
      <w:r w:rsidRPr="00E07785">
        <w:rPr>
          <w:rFonts w:eastAsia="楷体"/>
          <w:color w:val="000000" w:themeColor="text1"/>
          <w:sz w:val="28"/>
          <w:szCs w:val="28"/>
        </w:rPr>
        <w:t>：获取混合音频数据及其对应的纯净源数据；</w:t>
      </w:r>
    </w:p>
    <w:p w14:paraId="0EE5E471" w14:textId="77777777" w:rsidR="00F51174" w:rsidRPr="00E07785" w:rsidRDefault="00F51174" w:rsidP="00F51174">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S2</w:t>
      </w:r>
      <w:r w:rsidRPr="00E07785">
        <w:rPr>
          <w:rFonts w:eastAsia="楷体"/>
          <w:color w:val="000000" w:themeColor="text1"/>
          <w:sz w:val="28"/>
          <w:szCs w:val="28"/>
        </w:rPr>
        <w:t>：调用多种预设的源分离算法对所述混合音频数据进行并行推理，得到各算法的分离结果，并自动计算各分离结果的客观评估指标及其误差区间，所述并行推理包括对所述混合音频数据进行语音分析、语音识别和语音处理中的至少一种处理方式；</w:t>
      </w:r>
    </w:p>
    <w:p w14:paraId="24797F38" w14:textId="77777777" w:rsidR="00F51174" w:rsidRPr="00E07785" w:rsidRDefault="00F51174" w:rsidP="00F51174">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S3</w:t>
      </w:r>
      <w:r w:rsidRPr="00E07785">
        <w:rPr>
          <w:rFonts w:eastAsia="楷体"/>
          <w:color w:val="000000" w:themeColor="text1"/>
          <w:sz w:val="28"/>
          <w:szCs w:val="28"/>
        </w:rPr>
        <w:t>：通过可视化界面呈现所述分离结果与所述纯净源数据的波形图和频谱图，以供专家进行同步试听并对各声源的分离质量进行主观评分；</w:t>
      </w:r>
    </w:p>
    <w:p w14:paraId="64125BB6" w14:textId="77777777" w:rsidR="00F51174" w:rsidRPr="00E07785" w:rsidRDefault="00F51174" w:rsidP="00F51174">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t>步骤</w:t>
      </w:r>
      <w:r w:rsidRPr="00E07785">
        <w:rPr>
          <w:rFonts w:eastAsia="楷体"/>
          <w:color w:val="000000" w:themeColor="text1"/>
          <w:sz w:val="28"/>
          <w:szCs w:val="28"/>
        </w:rPr>
        <w:t>S4</w:t>
      </w:r>
      <w:r w:rsidRPr="00E07785">
        <w:rPr>
          <w:rFonts w:eastAsia="楷体"/>
          <w:color w:val="000000" w:themeColor="text1"/>
          <w:sz w:val="28"/>
          <w:szCs w:val="28"/>
        </w:rPr>
        <w:t>：基于所述主观评分生成单源定向加权损失函数，并结合所述客观评估指标的误差区间，对源分离模型进行梯度回传与增量训练，以优化所述模型对特定声源的分离性能；</w:t>
      </w:r>
    </w:p>
    <w:p w14:paraId="52DB2DD5" w14:textId="2F554330" w:rsidR="00921D7A" w:rsidRPr="00E07785" w:rsidRDefault="00F51174" w:rsidP="00F51174">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00000" w:themeColor="text1"/>
          <w:sz w:val="28"/>
          <w:szCs w:val="28"/>
        </w:rPr>
        <w:t>步骤</w:t>
      </w:r>
      <w:r w:rsidRPr="00E07785">
        <w:rPr>
          <w:rFonts w:eastAsia="楷体"/>
          <w:color w:val="000000" w:themeColor="text1"/>
          <w:sz w:val="28"/>
          <w:szCs w:val="28"/>
        </w:rPr>
        <w:t>S5</w:t>
      </w:r>
      <w:r w:rsidRPr="00E07785">
        <w:rPr>
          <w:rFonts w:eastAsia="楷体"/>
          <w:color w:val="000000" w:themeColor="text1"/>
          <w:sz w:val="28"/>
          <w:szCs w:val="28"/>
        </w:rPr>
        <w:t>：利用优化后的所述源分离模型处理新的混合音频数据，生成分离后的纯净音轨，所述处理新的混合音频数据至少包括对所述新的混合音频数据进行音频编码或解码</w:t>
      </w:r>
      <w:r w:rsidR="00DA5F0B" w:rsidRPr="00E07785">
        <w:rPr>
          <w:rFonts w:eastAsia="楷体"/>
          <w:color w:val="0D0D0D" w:themeColor="text1" w:themeTint="F2"/>
          <w:sz w:val="28"/>
          <w:szCs w:val="28"/>
        </w:rPr>
        <w:t>。</w:t>
      </w:r>
    </w:p>
    <w:p w14:paraId="021A6BDB" w14:textId="59314BE7" w:rsidR="00921D7A" w:rsidRPr="00E07785" w:rsidRDefault="00000000">
      <w:pPr>
        <w:pStyle w:val="o"/>
        <w:adjustRightInd/>
        <w:spacing w:line="360" w:lineRule="auto"/>
        <w:ind w:firstLineChars="200" w:firstLine="560"/>
        <w:jc w:val="both"/>
        <w:rPr>
          <w:rFonts w:eastAsia="楷体"/>
          <w:color w:val="0D0D0D" w:themeColor="text1" w:themeTint="F2"/>
          <w:kern w:val="2"/>
          <w:sz w:val="28"/>
          <w:szCs w:val="28"/>
        </w:rPr>
      </w:pPr>
      <w:r w:rsidRPr="00E07785">
        <w:rPr>
          <w:rFonts w:eastAsia="楷体"/>
          <w:color w:val="0D0D0D" w:themeColor="text1" w:themeTint="F2"/>
          <w:sz w:val="28"/>
          <w:szCs w:val="28"/>
        </w:rPr>
        <w:t>另一方面，本申请提供了一种</w:t>
      </w:r>
      <w:del w:id="34" w:author="hmp241506@outlook.com" w:date="2026-08-07T17:20:00Z" w16du:dateUtc="2026-08-07T09:20:00Z">
        <w:r w:rsidR="00000C05" w:rsidRPr="00E07785" w:rsidDel="009A346B">
          <w:rPr>
            <w:rFonts w:eastAsia="楷体"/>
            <w:color w:val="0D0D0D" w:themeColor="text1" w:themeTint="F2"/>
            <w:sz w:val="28"/>
            <w:szCs w:val="28"/>
          </w:rPr>
          <w:delText>音频源分离装置</w:delText>
        </w:r>
      </w:del>
      <w:ins w:id="35" w:author="hmp241506@outlook.com" w:date="2026-08-07T17:20:00Z" w16du:dateUtc="2026-08-07T09:20:00Z">
        <w:r w:rsidR="009A346B">
          <w:rPr>
            <w:rFonts w:eastAsia="楷体"/>
            <w:color w:val="0D0D0D" w:themeColor="text1" w:themeTint="F2"/>
            <w:sz w:val="28"/>
            <w:szCs w:val="28"/>
          </w:rPr>
          <w:t>面向音乐源分离的主客观协同评估系统</w:t>
        </w:r>
      </w:ins>
      <w:r w:rsidRPr="00E07785">
        <w:rPr>
          <w:rFonts w:eastAsia="楷体"/>
          <w:color w:val="0D0D0D" w:themeColor="text1" w:themeTint="F2"/>
          <w:sz w:val="28"/>
          <w:szCs w:val="28"/>
        </w:rPr>
        <w:t>，</w:t>
      </w:r>
      <w:r w:rsidRPr="00E07785">
        <w:rPr>
          <w:rFonts w:eastAsia="楷体"/>
          <w:color w:val="0D0D0D" w:themeColor="text1" w:themeTint="F2"/>
          <w:kern w:val="2"/>
          <w:sz w:val="28"/>
          <w:szCs w:val="28"/>
        </w:rPr>
        <w:t>所述</w:t>
      </w:r>
      <w:ins w:id="36" w:author="hmp241506@outlook.com" w:date="2026-08-07T17:20:00Z" w16du:dateUtc="2026-08-07T09:20:00Z">
        <w:r w:rsidR="009A346B">
          <w:rPr>
            <w:rFonts w:eastAsia="楷体" w:hint="eastAsia"/>
            <w:color w:val="0D0D0D" w:themeColor="text1" w:themeTint="F2"/>
            <w:kern w:val="2"/>
            <w:sz w:val="28"/>
            <w:szCs w:val="28"/>
          </w:rPr>
          <w:t>系统</w:t>
        </w:r>
      </w:ins>
      <w:del w:id="37" w:author="hmp241506@outlook.com" w:date="2026-08-07T17:20:00Z" w16du:dateUtc="2026-08-07T09:20:00Z">
        <w:r w:rsidRPr="00E07785" w:rsidDel="009A346B">
          <w:rPr>
            <w:rFonts w:eastAsia="楷体"/>
            <w:color w:val="0D0D0D" w:themeColor="text1" w:themeTint="F2"/>
            <w:kern w:val="2"/>
            <w:sz w:val="28"/>
            <w:szCs w:val="28"/>
          </w:rPr>
          <w:delText>装置</w:delText>
        </w:r>
      </w:del>
      <w:r w:rsidRPr="00E07785">
        <w:rPr>
          <w:rFonts w:eastAsia="楷体"/>
          <w:color w:val="0D0D0D" w:themeColor="text1" w:themeTint="F2"/>
          <w:kern w:val="2"/>
          <w:sz w:val="28"/>
          <w:szCs w:val="28"/>
        </w:rPr>
        <w:t>包括：</w:t>
      </w:r>
    </w:p>
    <w:p w14:paraId="7CC767D8" w14:textId="77777777" w:rsidR="00F51174" w:rsidRPr="00E07785" w:rsidRDefault="00F51174" w:rsidP="00F51174">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获取</w:t>
      </w:r>
      <w:r w:rsidRPr="00E07785">
        <w:rPr>
          <w:rFonts w:eastAsia="楷体"/>
          <w:color w:val="0D0D0D" w:themeColor="text1" w:themeTint="F2"/>
          <w:sz w:val="28"/>
          <w:szCs w:val="28"/>
        </w:rPr>
        <w:t>模块，用于</w:t>
      </w:r>
      <w:r w:rsidRPr="00E07785">
        <w:rPr>
          <w:rFonts w:eastAsia="楷体"/>
          <w:color w:val="000000" w:themeColor="text1"/>
          <w:sz w:val="28"/>
          <w:szCs w:val="28"/>
        </w:rPr>
        <w:t>获取混合音频数据及其对应的纯净源数据；</w:t>
      </w:r>
    </w:p>
    <w:p w14:paraId="08E7BAC4" w14:textId="77777777" w:rsidR="00F51174" w:rsidRPr="00E07785" w:rsidRDefault="00F51174" w:rsidP="00F51174">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计算</w:t>
      </w:r>
      <w:r w:rsidRPr="00E07785">
        <w:rPr>
          <w:rFonts w:eastAsia="楷体"/>
          <w:color w:val="0D0D0D" w:themeColor="text1" w:themeTint="F2"/>
          <w:sz w:val="28"/>
          <w:szCs w:val="28"/>
        </w:rPr>
        <w:t>模块，用于</w:t>
      </w:r>
      <w:r w:rsidRPr="00E07785">
        <w:rPr>
          <w:rFonts w:eastAsia="楷体"/>
          <w:color w:val="000000" w:themeColor="text1"/>
          <w:sz w:val="28"/>
          <w:szCs w:val="28"/>
        </w:rPr>
        <w:t>调用多种预设的源分离算法对所述混合音频数据进行并行推理，得到各算法的分离结果，并自动计算各分离结果的客观评估指标及其误差区间，所述并行推理包括对所述混合音频数据进行语音分析、语音识别和语音处理中的至少一种处理方式；</w:t>
      </w:r>
    </w:p>
    <w:p w14:paraId="3CF496E4" w14:textId="77777777" w:rsidR="00F51174" w:rsidRPr="00E07785" w:rsidRDefault="00F51174" w:rsidP="00F51174">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可视化</w:t>
      </w:r>
      <w:r w:rsidRPr="00E07785">
        <w:rPr>
          <w:rFonts w:eastAsia="楷体"/>
          <w:color w:val="0D0D0D" w:themeColor="text1" w:themeTint="F2"/>
          <w:sz w:val="28"/>
          <w:szCs w:val="28"/>
        </w:rPr>
        <w:t>模块，用于</w:t>
      </w:r>
      <w:r w:rsidRPr="00E07785">
        <w:rPr>
          <w:rFonts w:eastAsia="楷体"/>
          <w:color w:val="000000" w:themeColor="text1"/>
          <w:sz w:val="28"/>
          <w:szCs w:val="28"/>
        </w:rPr>
        <w:t>通过可视化界面呈现所述分离结果与所述纯净源数据的</w:t>
      </w:r>
      <w:r w:rsidRPr="00E07785">
        <w:rPr>
          <w:rFonts w:eastAsia="楷体"/>
          <w:color w:val="000000" w:themeColor="text1"/>
          <w:sz w:val="28"/>
          <w:szCs w:val="28"/>
        </w:rPr>
        <w:lastRenderedPageBreak/>
        <w:t>波形图和频谱图，以供专家进行同步试听并对各声源的分离质量进行主观评分；</w:t>
      </w:r>
    </w:p>
    <w:p w14:paraId="0E4D90AF" w14:textId="77777777" w:rsidR="00F51174" w:rsidRPr="00E07785" w:rsidRDefault="00F51174" w:rsidP="00F51174">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优化</w:t>
      </w:r>
      <w:r w:rsidRPr="00E07785">
        <w:rPr>
          <w:rFonts w:eastAsia="楷体"/>
          <w:color w:val="0D0D0D" w:themeColor="text1" w:themeTint="F2"/>
          <w:sz w:val="28"/>
          <w:szCs w:val="28"/>
        </w:rPr>
        <w:t>模块，用于</w:t>
      </w:r>
      <w:r w:rsidRPr="00E07785">
        <w:rPr>
          <w:rFonts w:eastAsia="楷体"/>
          <w:color w:val="000000" w:themeColor="text1"/>
          <w:sz w:val="28"/>
          <w:szCs w:val="28"/>
        </w:rPr>
        <w:t>基于所述主观评分生成单源定向加权损失函数，并结合所述客观评估指标的误差区间，对源分离模型进行梯度回传与增量训练，以优化所述模型对特定声源的分离性能；</w:t>
      </w:r>
    </w:p>
    <w:p w14:paraId="46349E96" w14:textId="50B4339C" w:rsidR="00921D7A" w:rsidRPr="00E07785" w:rsidRDefault="00F51174" w:rsidP="00F51174">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hint="eastAsia"/>
          <w:color w:val="0D0D0D" w:themeColor="text1" w:themeTint="F2"/>
          <w:sz w:val="28"/>
          <w:szCs w:val="28"/>
        </w:rPr>
        <w:t>生成</w:t>
      </w:r>
      <w:r w:rsidRPr="00E07785">
        <w:rPr>
          <w:rFonts w:eastAsia="楷体"/>
          <w:color w:val="0D0D0D" w:themeColor="text1" w:themeTint="F2"/>
          <w:sz w:val="28"/>
          <w:szCs w:val="28"/>
        </w:rPr>
        <w:t>模块，用于</w:t>
      </w:r>
      <w:r w:rsidRPr="00E07785">
        <w:rPr>
          <w:rFonts w:eastAsia="楷体"/>
          <w:color w:val="000000" w:themeColor="text1"/>
          <w:sz w:val="28"/>
          <w:szCs w:val="28"/>
        </w:rPr>
        <w:t>利用优化后的所述源分离模型处理新的混合音频数据，生成分离后的纯净音轨，所述处理新的混合音频数据至少包括对所述新的混合音频数据进行音频编码或解码</w:t>
      </w:r>
      <w:r w:rsidR="00DA5F0B" w:rsidRPr="00E07785">
        <w:rPr>
          <w:rFonts w:eastAsia="楷体"/>
          <w:color w:val="0D0D0D" w:themeColor="text1" w:themeTint="F2"/>
          <w:sz w:val="28"/>
          <w:szCs w:val="28"/>
        </w:rPr>
        <w:t>。</w:t>
      </w:r>
    </w:p>
    <w:p w14:paraId="6BB4C365" w14:textId="0943B958"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第三方面，本申请提供了一种电子设备，所述电子设备包括存储器、处理器以及存储在所述存储器中并可在所述处理器上运行的计算机程序，所述处理器执行所述计算机程序时实现如上述</w:t>
      </w:r>
      <w:del w:id="38" w:author="hmp241506@outlook.com" w:date="2026-08-07T17:19:00Z" w16du:dateUtc="2026-08-07T09:19:00Z">
        <w:r w:rsidR="00000C05" w:rsidRPr="00E07785" w:rsidDel="009A346B">
          <w:rPr>
            <w:rFonts w:eastAsia="楷体"/>
            <w:color w:val="0D0D0D" w:themeColor="text1" w:themeTint="F2"/>
            <w:sz w:val="28"/>
            <w:szCs w:val="28"/>
          </w:rPr>
          <w:delText>音频源分离方法</w:delText>
        </w:r>
      </w:del>
      <w:ins w:id="39"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D0D0D" w:themeColor="text1" w:themeTint="F2"/>
          <w:sz w:val="28"/>
          <w:szCs w:val="28"/>
        </w:rPr>
        <w:t>的技术方案的步骤。</w:t>
      </w:r>
    </w:p>
    <w:p w14:paraId="10B8F0E8" w14:textId="062A1C45"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第四方面，本申请提供了一种存储介质，所述存储介质存储有计算机程序，所述计算机程序被处理器执行时实现如上述</w:t>
      </w:r>
      <w:del w:id="40" w:author="hmp241506@outlook.com" w:date="2026-08-07T17:19:00Z" w16du:dateUtc="2026-08-07T09:19:00Z">
        <w:r w:rsidR="00000C05" w:rsidRPr="00E07785" w:rsidDel="009A346B">
          <w:rPr>
            <w:rFonts w:eastAsia="楷体"/>
            <w:color w:val="0D0D0D" w:themeColor="text1" w:themeTint="F2"/>
            <w:sz w:val="28"/>
            <w:szCs w:val="28"/>
          </w:rPr>
          <w:delText>音频源分离方法</w:delText>
        </w:r>
      </w:del>
      <w:ins w:id="41"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D0D0D" w:themeColor="text1" w:themeTint="F2"/>
          <w:sz w:val="28"/>
          <w:szCs w:val="28"/>
        </w:rPr>
        <w:t>的技术方案的步骤。</w:t>
      </w:r>
    </w:p>
    <w:p w14:paraId="21FEA776" w14:textId="5FCEFA36"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从上述本申请提供的技术方案可知，一方面，</w:t>
      </w:r>
      <w:r w:rsidR="00F51174" w:rsidRPr="00E07785">
        <w:rPr>
          <w:rFonts w:eastAsia="楷体"/>
          <w:color w:val="0D0D0D" w:themeColor="text1" w:themeTint="F2"/>
          <w:sz w:val="28"/>
          <w:szCs w:val="28"/>
        </w:rPr>
        <w:t>通过获取混合音频数据及其对应的纯净源数据，并调用多种预设的源分离算法进行并行推理，同时自动计算各分离结果的客观评估指标及其误差区间，从而建立了一个全面的客观评估基础</w:t>
      </w:r>
      <w:r w:rsidR="00F51174" w:rsidRPr="00E07785">
        <w:rPr>
          <w:rFonts w:eastAsia="楷体" w:hint="eastAsia"/>
          <w:color w:val="0D0D0D" w:themeColor="text1" w:themeTint="F2"/>
          <w:sz w:val="28"/>
          <w:szCs w:val="28"/>
        </w:rPr>
        <w:t>，</w:t>
      </w:r>
      <w:r w:rsidR="00F51174" w:rsidRPr="00E07785">
        <w:rPr>
          <w:rFonts w:eastAsia="楷体"/>
          <w:color w:val="0D0D0D" w:themeColor="text1" w:themeTint="F2"/>
          <w:sz w:val="28"/>
          <w:szCs w:val="28"/>
        </w:rPr>
        <w:t>在此基础上，通过可视化界面呈现分离结果与纯净源数据的波形图和频谱图，使专家能够同步试听并对各声源的分离质量进行主观评分，从而引入了人耳听觉的主观判断维度</w:t>
      </w:r>
      <w:r w:rsidR="00F51174" w:rsidRPr="00E07785">
        <w:rPr>
          <w:rFonts w:eastAsia="楷体" w:hint="eastAsia"/>
          <w:color w:val="0D0D0D" w:themeColor="text1" w:themeTint="F2"/>
          <w:sz w:val="28"/>
          <w:szCs w:val="28"/>
        </w:rPr>
        <w:t>；另一方面，</w:t>
      </w:r>
      <w:r w:rsidR="00F51174" w:rsidRPr="00E07785">
        <w:rPr>
          <w:rFonts w:eastAsia="楷体"/>
          <w:color w:val="0D0D0D" w:themeColor="text1" w:themeTint="F2"/>
          <w:sz w:val="28"/>
          <w:szCs w:val="28"/>
        </w:rPr>
        <w:t>基于主观评分生成单源定向加权损失函数，并结合客观评估指标的误差区间对源分离模型进行梯度回传与增量训练，使得模型能够针对特定声源的分离性能进行优化</w:t>
      </w:r>
      <w:r w:rsidR="00F51174" w:rsidRPr="00E07785">
        <w:rPr>
          <w:rFonts w:eastAsia="楷体" w:hint="eastAsia"/>
          <w:color w:val="0D0D0D" w:themeColor="text1" w:themeTint="F2"/>
          <w:sz w:val="28"/>
          <w:szCs w:val="28"/>
        </w:rPr>
        <w:t>；第三方面，</w:t>
      </w:r>
      <w:r w:rsidR="00F51174" w:rsidRPr="00E07785">
        <w:rPr>
          <w:rFonts w:eastAsia="楷体"/>
          <w:color w:val="0D0D0D" w:themeColor="text1" w:themeTint="F2"/>
          <w:sz w:val="28"/>
          <w:szCs w:val="28"/>
        </w:rPr>
        <w:t>利用优化后的模型处理新的混合音频数据并生成分离后的纯净音轨，实现了从客观评估到主观反馈再到模型</w:t>
      </w:r>
      <w:r w:rsidR="00F51174" w:rsidRPr="00E07785">
        <w:rPr>
          <w:rFonts w:eastAsia="楷体"/>
          <w:color w:val="0D0D0D" w:themeColor="text1" w:themeTint="F2"/>
          <w:sz w:val="28"/>
          <w:szCs w:val="28"/>
        </w:rPr>
        <w:lastRenderedPageBreak/>
        <w:t>迭代的闭环优化</w:t>
      </w:r>
      <w:r w:rsidRPr="00E07785">
        <w:rPr>
          <w:rFonts w:eastAsia="楷体"/>
          <w:color w:val="0D0D0D" w:themeColor="text1" w:themeTint="F2"/>
          <w:sz w:val="28"/>
          <w:szCs w:val="28"/>
        </w:rPr>
        <w:t>。综上，本申请的技术方案</w:t>
      </w:r>
      <w:r w:rsidR="00F51174" w:rsidRPr="00E07785">
        <w:rPr>
          <w:rFonts w:eastAsia="楷体"/>
          <w:color w:val="0D0D0D" w:themeColor="text1" w:themeTint="F2"/>
          <w:sz w:val="28"/>
          <w:szCs w:val="28"/>
        </w:rPr>
        <w:t>克服了现有技术中仅依赖客观指标导致的分离结果与主观听感脱节的问题，显著提升了模型对特定声源的分离精度和实用性</w:t>
      </w:r>
      <w:r w:rsidRPr="00E07785">
        <w:rPr>
          <w:rFonts w:eastAsia="楷体"/>
          <w:color w:val="0D0D0D" w:themeColor="text1" w:themeTint="F2"/>
          <w:sz w:val="28"/>
          <w:szCs w:val="28"/>
        </w:rPr>
        <w:t>。</w:t>
      </w:r>
    </w:p>
    <w:p w14:paraId="416B0FAA" w14:textId="77777777" w:rsidR="00921D7A" w:rsidRPr="00E07785" w:rsidRDefault="00921D7A">
      <w:pPr>
        <w:pStyle w:val="o"/>
        <w:adjustRightInd/>
        <w:spacing w:line="360" w:lineRule="auto"/>
        <w:ind w:firstLineChars="200" w:firstLine="560"/>
        <w:jc w:val="both"/>
        <w:rPr>
          <w:rFonts w:eastAsia="楷体"/>
          <w:color w:val="0D0D0D" w:themeColor="text1" w:themeTint="F2"/>
          <w:sz w:val="28"/>
          <w:szCs w:val="28"/>
        </w:rPr>
      </w:pPr>
    </w:p>
    <w:p w14:paraId="4344D6A2" w14:textId="77777777" w:rsidR="00921D7A" w:rsidRPr="00E07785" w:rsidRDefault="00000000">
      <w:pPr>
        <w:pStyle w:val="o"/>
        <w:adjustRightInd/>
        <w:spacing w:line="360" w:lineRule="auto"/>
        <w:ind w:firstLineChars="200" w:firstLine="562"/>
        <w:jc w:val="both"/>
        <w:rPr>
          <w:rFonts w:eastAsia="楷体"/>
          <w:color w:val="0D0D0D" w:themeColor="text1" w:themeTint="F2"/>
          <w:sz w:val="28"/>
          <w:szCs w:val="28"/>
        </w:rPr>
      </w:pPr>
      <w:r w:rsidRPr="00E07785">
        <w:rPr>
          <w:rFonts w:eastAsia="楷体"/>
          <w:b/>
          <w:bCs/>
          <w:color w:val="0D0D0D" w:themeColor="text1" w:themeTint="F2"/>
          <w:sz w:val="28"/>
          <w:szCs w:val="28"/>
          <w:u w:val="single"/>
        </w:rPr>
        <w:t>附图说明</w:t>
      </w:r>
    </w:p>
    <w:p w14:paraId="42EAD194"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为了更清楚地说明本申请实施例或现有技术中的技术方案，下面将对实施例或现有技术描述中所需要使用的附图作简单地介绍，显而易见地，下面描述中的附图仅仅是本申请的一些实施例，对于本领域普通技术人员来讲，在不付出创造性劳动的前提下，还可以根据这些附图获得其他的附图。</w:t>
      </w:r>
    </w:p>
    <w:p w14:paraId="4576F49B" w14:textId="188B387E"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图</w:t>
      </w:r>
      <w:r w:rsidRPr="00E07785">
        <w:rPr>
          <w:rFonts w:eastAsia="楷体"/>
          <w:color w:val="0D0D0D" w:themeColor="text1" w:themeTint="F2"/>
          <w:sz w:val="28"/>
          <w:szCs w:val="28"/>
        </w:rPr>
        <w:t>1</w:t>
      </w:r>
      <w:r w:rsidRPr="00E07785">
        <w:rPr>
          <w:rFonts w:eastAsia="楷体"/>
          <w:color w:val="0D0D0D" w:themeColor="text1" w:themeTint="F2"/>
          <w:sz w:val="28"/>
          <w:szCs w:val="28"/>
        </w:rPr>
        <w:t>是本申请实施例提供的</w:t>
      </w:r>
      <w:del w:id="42" w:author="hmp241506@outlook.com" w:date="2026-08-07T17:19:00Z" w16du:dateUtc="2026-08-07T09:19:00Z">
        <w:r w:rsidR="00000C05" w:rsidRPr="00E07785" w:rsidDel="009A346B">
          <w:rPr>
            <w:rFonts w:eastAsia="楷体"/>
            <w:color w:val="0D0D0D" w:themeColor="text1" w:themeTint="F2"/>
            <w:sz w:val="28"/>
            <w:szCs w:val="28"/>
          </w:rPr>
          <w:delText>音频源分离方法</w:delText>
        </w:r>
      </w:del>
      <w:ins w:id="43"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D0D0D" w:themeColor="text1" w:themeTint="F2"/>
          <w:sz w:val="28"/>
          <w:szCs w:val="28"/>
        </w:rPr>
        <w:t>的流程图；</w:t>
      </w:r>
    </w:p>
    <w:p w14:paraId="7F92AFFA" w14:textId="0DBC1DD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图</w:t>
      </w:r>
      <w:r w:rsidRPr="00E07785">
        <w:rPr>
          <w:rFonts w:eastAsia="楷体"/>
          <w:color w:val="0D0D0D" w:themeColor="text1" w:themeTint="F2"/>
          <w:sz w:val="28"/>
          <w:szCs w:val="28"/>
        </w:rPr>
        <w:t>2</w:t>
      </w:r>
      <w:r w:rsidRPr="00E07785">
        <w:rPr>
          <w:rFonts w:eastAsia="楷体"/>
          <w:color w:val="0D0D0D" w:themeColor="text1" w:themeTint="F2"/>
          <w:sz w:val="28"/>
          <w:szCs w:val="28"/>
        </w:rPr>
        <w:t>是本申请实施例提供的</w:t>
      </w:r>
      <w:del w:id="44" w:author="hmp241506@outlook.com" w:date="2026-08-07T17:20:00Z" w16du:dateUtc="2026-08-07T09:20:00Z">
        <w:r w:rsidR="00000C05" w:rsidRPr="00E07785" w:rsidDel="009A346B">
          <w:rPr>
            <w:rFonts w:eastAsia="楷体"/>
            <w:color w:val="0D0D0D" w:themeColor="text1" w:themeTint="F2"/>
            <w:sz w:val="28"/>
            <w:szCs w:val="28"/>
          </w:rPr>
          <w:delText>音频源分离装置</w:delText>
        </w:r>
      </w:del>
      <w:ins w:id="45" w:author="hmp241506@outlook.com" w:date="2026-08-07T17:20:00Z" w16du:dateUtc="2026-08-07T09:20:00Z">
        <w:r w:rsidR="009A346B">
          <w:rPr>
            <w:rFonts w:eastAsia="楷体"/>
            <w:color w:val="0D0D0D" w:themeColor="text1" w:themeTint="F2"/>
            <w:sz w:val="28"/>
            <w:szCs w:val="28"/>
          </w:rPr>
          <w:t>面向音乐源分离的主客观协同评估系统</w:t>
        </w:r>
      </w:ins>
      <w:r w:rsidRPr="00E07785">
        <w:rPr>
          <w:rFonts w:eastAsia="楷体"/>
          <w:color w:val="0D0D0D" w:themeColor="text1" w:themeTint="F2"/>
          <w:sz w:val="28"/>
          <w:szCs w:val="28"/>
        </w:rPr>
        <w:t>的结构示意图；</w:t>
      </w:r>
    </w:p>
    <w:p w14:paraId="1230B2FE" w14:textId="11BB475A" w:rsidR="009A346B" w:rsidRDefault="00000000">
      <w:pPr>
        <w:pStyle w:val="o"/>
        <w:adjustRightInd/>
        <w:spacing w:line="360" w:lineRule="auto"/>
        <w:ind w:firstLineChars="200" w:firstLine="560"/>
        <w:jc w:val="both"/>
        <w:rPr>
          <w:ins w:id="46" w:author="hmp241506@outlook.com" w:date="2026-08-07T17:18:00Z" w16du:dateUtc="2026-08-07T09:18:00Z"/>
          <w:rFonts w:eastAsia="楷体"/>
          <w:color w:val="0D0D0D" w:themeColor="text1" w:themeTint="F2"/>
          <w:sz w:val="28"/>
          <w:szCs w:val="28"/>
        </w:rPr>
      </w:pPr>
      <w:r w:rsidRPr="00E07785">
        <w:rPr>
          <w:rFonts w:eastAsia="楷体"/>
          <w:color w:val="0D0D0D" w:themeColor="text1" w:themeTint="F2"/>
          <w:sz w:val="28"/>
          <w:szCs w:val="28"/>
        </w:rPr>
        <w:t>图</w:t>
      </w:r>
      <w:r w:rsidRPr="00E07785">
        <w:rPr>
          <w:rFonts w:eastAsia="楷体"/>
          <w:color w:val="0D0D0D" w:themeColor="text1" w:themeTint="F2"/>
          <w:sz w:val="28"/>
          <w:szCs w:val="28"/>
        </w:rPr>
        <w:t>3</w:t>
      </w:r>
      <w:r w:rsidRPr="00E07785">
        <w:rPr>
          <w:rFonts w:eastAsia="楷体"/>
          <w:color w:val="0D0D0D" w:themeColor="text1" w:themeTint="F2"/>
          <w:sz w:val="28"/>
          <w:szCs w:val="28"/>
        </w:rPr>
        <w:t>是本申请实施例提供的</w:t>
      </w:r>
      <w:ins w:id="47" w:author="hmp241506@outlook.com" w:date="2026-08-07T17:20:00Z" w16du:dateUtc="2026-08-07T09:20:00Z">
        <w:r w:rsidR="009A346B">
          <w:rPr>
            <w:rFonts w:eastAsia="楷体" w:hint="eastAsia"/>
            <w:color w:val="0D0D0D" w:themeColor="text1" w:themeTint="F2"/>
            <w:sz w:val="28"/>
            <w:szCs w:val="28"/>
          </w:rPr>
          <w:t>电子</w:t>
        </w:r>
      </w:ins>
      <w:r w:rsidRPr="00E07785">
        <w:rPr>
          <w:rFonts w:eastAsia="楷体"/>
          <w:color w:val="0D0D0D" w:themeColor="text1" w:themeTint="F2"/>
          <w:sz w:val="28"/>
          <w:szCs w:val="28"/>
        </w:rPr>
        <w:t>设备的结构示意图</w:t>
      </w:r>
      <w:ins w:id="48" w:author="hmp241506@outlook.com" w:date="2026-08-07T17:18:00Z" w16du:dateUtc="2026-08-07T09:18:00Z">
        <w:r w:rsidR="009A346B">
          <w:rPr>
            <w:rFonts w:eastAsia="楷体" w:hint="eastAsia"/>
            <w:color w:val="0D0D0D" w:themeColor="text1" w:themeTint="F2"/>
            <w:sz w:val="28"/>
            <w:szCs w:val="28"/>
          </w:rPr>
          <w:t>；</w:t>
        </w:r>
      </w:ins>
    </w:p>
    <w:p w14:paraId="299A5E1A" w14:textId="244C4FCF" w:rsidR="009A346B" w:rsidRPr="00300E9D" w:rsidRDefault="009A346B" w:rsidP="009A346B">
      <w:pPr>
        <w:spacing w:line="360" w:lineRule="auto"/>
        <w:ind w:firstLineChars="200" w:firstLine="560"/>
        <w:rPr>
          <w:ins w:id="49" w:author="hmp241506@outlook.com" w:date="2026-08-07T17:22:00Z" w16du:dateUtc="2026-08-07T09:22:00Z"/>
          <w:rFonts w:eastAsia="楷体"/>
          <w:color w:val="000000" w:themeColor="text1"/>
          <w:sz w:val="28"/>
        </w:rPr>
      </w:pPr>
      <w:ins w:id="50" w:author="hmp241506@outlook.com" w:date="2026-08-07T17:22:00Z" w16du:dateUtc="2026-08-07T09:22:00Z">
        <w:r w:rsidRPr="00300E9D">
          <w:rPr>
            <w:rFonts w:eastAsia="楷体"/>
            <w:bCs/>
            <w:color w:val="000000" w:themeColor="text1"/>
            <w:sz w:val="28"/>
          </w:rPr>
          <w:t>图</w:t>
        </w:r>
        <w:r w:rsidRPr="00300E9D">
          <w:rPr>
            <w:rFonts w:eastAsia="楷体"/>
            <w:bCs/>
            <w:color w:val="000000" w:themeColor="text1"/>
            <w:sz w:val="28"/>
          </w:rPr>
          <w:t>4</w:t>
        </w:r>
        <w:r w:rsidRPr="00300E9D">
          <w:rPr>
            <w:rFonts w:eastAsia="楷体"/>
            <w:color w:val="000000" w:themeColor="text1"/>
            <w:sz w:val="28"/>
          </w:rPr>
          <w:t xml:space="preserve">​ </w:t>
        </w:r>
        <w:r w:rsidRPr="00300E9D">
          <w:rPr>
            <w:rFonts w:eastAsia="楷体"/>
            <w:color w:val="000000" w:themeColor="text1"/>
            <w:sz w:val="28"/>
          </w:rPr>
          <w:t>展示了本</w:t>
        </w:r>
        <w:r>
          <w:rPr>
            <w:rFonts w:eastAsia="楷体" w:hint="eastAsia"/>
            <w:color w:val="000000" w:themeColor="text1"/>
            <w:sz w:val="28"/>
          </w:rPr>
          <w:t>申请</w:t>
        </w:r>
        <w:r w:rsidRPr="00300E9D">
          <w:rPr>
            <w:rFonts w:eastAsia="楷体"/>
            <w:color w:val="000000" w:themeColor="text1"/>
            <w:sz w:val="28"/>
          </w:rPr>
          <w:t>系统中算法工程师（</w:t>
        </w:r>
        <w:r>
          <w:rPr>
            <w:rFonts w:eastAsia="楷体" w:hint="eastAsia"/>
            <w:color w:val="000000" w:themeColor="text1"/>
            <w:sz w:val="28"/>
          </w:rPr>
          <w:t>即</w:t>
        </w:r>
        <w:r w:rsidRPr="00300E9D">
          <w:rPr>
            <w:rFonts w:eastAsia="楷体"/>
            <w:color w:val="000000" w:themeColor="text1"/>
            <w:sz w:val="28"/>
          </w:rPr>
          <w:t>训练者）与音频专家（</w:t>
        </w:r>
        <w:r>
          <w:rPr>
            <w:rFonts w:eastAsia="楷体" w:hint="eastAsia"/>
            <w:color w:val="000000" w:themeColor="text1"/>
            <w:sz w:val="28"/>
          </w:rPr>
          <w:t>即</w:t>
        </w:r>
        <w:r w:rsidRPr="00300E9D">
          <w:rPr>
            <w:rFonts w:eastAsia="楷体"/>
            <w:color w:val="000000" w:themeColor="text1"/>
            <w:sz w:val="28"/>
          </w:rPr>
          <w:t>主观评审员）两类核心角色的协作关系与反馈闭环</w:t>
        </w:r>
        <w:r>
          <w:rPr>
            <w:rFonts w:eastAsia="楷体" w:hint="eastAsia"/>
            <w:color w:val="000000" w:themeColor="text1"/>
            <w:sz w:val="28"/>
          </w:rPr>
          <w:t>；</w:t>
        </w:r>
      </w:ins>
    </w:p>
    <w:p w14:paraId="2218D5B4" w14:textId="6C85A122" w:rsidR="009A346B" w:rsidRPr="00300E9D" w:rsidRDefault="009A346B" w:rsidP="009A346B">
      <w:pPr>
        <w:spacing w:line="360" w:lineRule="auto"/>
        <w:ind w:firstLineChars="200" w:firstLine="560"/>
        <w:rPr>
          <w:ins w:id="51" w:author="hmp241506@outlook.com" w:date="2026-08-07T17:22:00Z" w16du:dateUtc="2026-08-07T09:22:00Z"/>
          <w:rFonts w:eastAsia="楷体"/>
          <w:color w:val="000000" w:themeColor="text1"/>
          <w:sz w:val="28"/>
        </w:rPr>
      </w:pPr>
      <w:ins w:id="52" w:author="hmp241506@outlook.com" w:date="2026-08-07T17:22:00Z" w16du:dateUtc="2026-08-07T09:22:00Z">
        <w:r w:rsidRPr="00300E9D">
          <w:rPr>
            <w:rFonts w:eastAsia="楷体"/>
            <w:bCs/>
            <w:color w:val="000000" w:themeColor="text1"/>
            <w:sz w:val="28"/>
          </w:rPr>
          <w:t>图</w:t>
        </w:r>
        <w:r w:rsidRPr="00300E9D">
          <w:rPr>
            <w:rFonts w:eastAsia="楷体"/>
            <w:bCs/>
            <w:color w:val="000000" w:themeColor="text1"/>
            <w:sz w:val="28"/>
          </w:rPr>
          <w:t>5</w:t>
        </w:r>
        <w:r w:rsidRPr="00300E9D">
          <w:rPr>
            <w:rFonts w:eastAsia="楷体"/>
            <w:color w:val="000000" w:themeColor="text1"/>
            <w:sz w:val="28"/>
          </w:rPr>
          <w:t xml:space="preserve">​ </w:t>
        </w:r>
        <w:r w:rsidRPr="00300E9D">
          <w:rPr>
            <w:rFonts w:eastAsia="楷体"/>
            <w:color w:val="000000" w:themeColor="text1"/>
            <w:sz w:val="28"/>
          </w:rPr>
          <w:t>展示了本</w:t>
        </w:r>
        <w:r>
          <w:rPr>
            <w:rFonts w:eastAsia="楷体" w:hint="eastAsia"/>
            <w:color w:val="000000" w:themeColor="text1"/>
            <w:sz w:val="28"/>
          </w:rPr>
          <w:t>申请</w:t>
        </w:r>
        <w:r w:rsidRPr="00300E9D">
          <w:rPr>
            <w:rFonts w:eastAsia="楷体"/>
            <w:color w:val="000000" w:themeColor="text1"/>
            <w:sz w:val="28"/>
          </w:rPr>
          <w:t>系统的服务层、业务层、技术层和数据层四层解耦架构</w:t>
        </w:r>
        <w:r>
          <w:rPr>
            <w:rFonts w:eastAsia="楷体" w:hint="eastAsia"/>
            <w:color w:val="000000" w:themeColor="text1"/>
            <w:sz w:val="28"/>
          </w:rPr>
          <w:t>；</w:t>
        </w:r>
      </w:ins>
    </w:p>
    <w:p w14:paraId="2DCB0E18" w14:textId="0842CC53" w:rsidR="009A346B" w:rsidRPr="00300E9D" w:rsidRDefault="009A346B" w:rsidP="009A346B">
      <w:pPr>
        <w:spacing w:line="360" w:lineRule="auto"/>
        <w:ind w:firstLineChars="200" w:firstLine="560"/>
        <w:rPr>
          <w:ins w:id="53" w:author="hmp241506@outlook.com" w:date="2026-08-07T17:22:00Z" w16du:dateUtc="2026-08-07T09:22:00Z"/>
          <w:rFonts w:eastAsia="楷体"/>
          <w:color w:val="000000" w:themeColor="text1"/>
          <w:sz w:val="28"/>
        </w:rPr>
      </w:pPr>
      <w:ins w:id="54" w:author="hmp241506@outlook.com" w:date="2026-08-07T17:22:00Z" w16du:dateUtc="2026-08-07T09:22:00Z">
        <w:r w:rsidRPr="00300E9D">
          <w:rPr>
            <w:rFonts w:eastAsia="楷体"/>
            <w:bCs/>
            <w:color w:val="000000" w:themeColor="text1"/>
            <w:sz w:val="28"/>
          </w:rPr>
          <w:t>图</w:t>
        </w:r>
        <w:r w:rsidRPr="00300E9D">
          <w:rPr>
            <w:rFonts w:eastAsia="楷体"/>
            <w:bCs/>
            <w:color w:val="000000" w:themeColor="text1"/>
            <w:sz w:val="28"/>
          </w:rPr>
          <w:t>6</w:t>
        </w:r>
        <w:r w:rsidRPr="00300E9D">
          <w:rPr>
            <w:rFonts w:eastAsia="楷体"/>
            <w:color w:val="000000" w:themeColor="text1"/>
            <w:sz w:val="28"/>
          </w:rPr>
          <w:t xml:space="preserve">​ </w:t>
        </w:r>
        <w:r w:rsidRPr="00300E9D">
          <w:rPr>
            <w:rFonts w:eastAsia="楷体"/>
            <w:color w:val="000000" w:themeColor="text1"/>
            <w:sz w:val="28"/>
          </w:rPr>
          <w:t>展示了本</w:t>
        </w:r>
        <w:r>
          <w:rPr>
            <w:rFonts w:eastAsia="楷体" w:hint="eastAsia"/>
            <w:color w:val="000000" w:themeColor="text1"/>
            <w:sz w:val="28"/>
          </w:rPr>
          <w:t>申请</w:t>
        </w:r>
        <w:r w:rsidRPr="00300E9D">
          <w:rPr>
            <w:rFonts w:eastAsia="楷体"/>
            <w:color w:val="000000" w:themeColor="text1"/>
            <w:sz w:val="28"/>
          </w:rPr>
          <w:t>系统中用于时域波形对比和时频频谱分析的可视化分析核心界面</w:t>
        </w:r>
        <w:r>
          <w:rPr>
            <w:rFonts w:eastAsia="楷体" w:hint="eastAsia"/>
            <w:color w:val="000000" w:themeColor="text1"/>
            <w:sz w:val="28"/>
          </w:rPr>
          <w:t>；</w:t>
        </w:r>
      </w:ins>
    </w:p>
    <w:p w14:paraId="61E86EEE" w14:textId="4DD09134" w:rsidR="009A346B" w:rsidRPr="00300E9D" w:rsidRDefault="009A346B" w:rsidP="009A346B">
      <w:pPr>
        <w:spacing w:line="360" w:lineRule="auto"/>
        <w:ind w:firstLineChars="200" w:firstLine="560"/>
        <w:rPr>
          <w:ins w:id="55" w:author="hmp241506@outlook.com" w:date="2026-08-07T17:22:00Z" w16du:dateUtc="2026-08-07T09:22:00Z"/>
          <w:rFonts w:eastAsia="楷体"/>
          <w:color w:val="000000" w:themeColor="text1"/>
          <w:sz w:val="28"/>
        </w:rPr>
      </w:pPr>
      <w:ins w:id="56" w:author="hmp241506@outlook.com" w:date="2026-08-07T17:22:00Z" w16du:dateUtc="2026-08-07T09:22:00Z">
        <w:r w:rsidRPr="00300E9D">
          <w:rPr>
            <w:rFonts w:eastAsia="楷体"/>
            <w:bCs/>
            <w:color w:val="000000" w:themeColor="text1"/>
            <w:sz w:val="28"/>
          </w:rPr>
          <w:t>图</w:t>
        </w:r>
        <w:r w:rsidRPr="00300E9D">
          <w:rPr>
            <w:rFonts w:eastAsia="楷体"/>
            <w:bCs/>
            <w:color w:val="000000" w:themeColor="text1"/>
            <w:sz w:val="28"/>
          </w:rPr>
          <w:t>7</w:t>
        </w:r>
        <w:r w:rsidRPr="00300E9D">
          <w:rPr>
            <w:rFonts w:eastAsia="楷体"/>
            <w:color w:val="000000" w:themeColor="text1"/>
            <w:sz w:val="28"/>
          </w:rPr>
          <w:t xml:space="preserve">​ </w:t>
        </w:r>
        <w:r w:rsidRPr="00300E9D">
          <w:rPr>
            <w:rFonts w:eastAsia="楷体"/>
            <w:color w:val="000000" w:themeColor="text1"/>
            <w:sz w:val="28"/>
          </w:rPr>
          <w:t>展示了本</w:t>
        </w:r>
        <w:r>
          <w:rPr>
            <w:rFonts w:eastAsia="楷体" w:hint="eastAsia"/>
            <w:color w:val="000000" w:themeColor="text1"/>
            <w:sz w:val="28"/>
          </w:rPr>
          <w:t>申请</w:t>
        </w:r>
        <w:r w:rsidRPr="00300E9D">
          <w:rPr>
            <w:rFonts w:eastAsia="楷体"/>
            <w:color w:val="000000" w:themeColor="text1"/>
            <w:sz w:val="28"/>
          </w:rPr>
          <w:t>系统中用于直观对比不同算法在各频段能量分布差异的频谱对比图</w:t>
        </w:r>
        <w:r>
          <w:rPr>
            <w:rFonts w:eastAsia="楷体" w:hint="eastAsia"/>
            <w:color w:val="000000" w:themeColor="text1"/>
            <w:sz w:val="28"/>
          </w:rPr>
          <w:t>；</w:t>
        </w:r>
      </w:ins>
    </w:p>
    <w:p w14:paraId="2CF493DA" w14:textId="48C3286C" w:rsidR="009A346B" w:rsidRPr="00300E9D" w:rsidRDefault="009A346B" w:rsidP="009A346B">
      <w:pPr>
        <w:spacing w:line="360" w:lineRule="auto"/>
        <w:ind w:firstLineChars="200" w:firstLine="560"/>
        <w:rPr>
          <w:ins w:id="57" w:author="hmp241506@outlook.com" w:date="2026-08-07T17:22:00Z" w16du:dateUtc="2026-08-07T09:22:00Z"/>
          <w:rFonts w:eastAsia="楷体"/>
          <w:color w:val="000000" w:themeColor="text1"/>
          <w:sz w:val="28"/>
        </w:rPr>
      </w:pPr>
      <w:ins w:id="58" w:author="hmp241506@outlook.com" w:date="2026-08-07T17:22:00Z" w16du:dateUtc="2026-08-07T09:22:00Z">
        <w:r w:rsidRPr="00300E9D">
          <w:rPr>
            <w:rFonts w:eastAsia="楷体"/>
            <w:bCs/>
            <w:color w:val="000000" w:themeColor="text1"/>
            <w:sz w:val="28"/>
          </w:rPr>
          <w:t>图</w:t>
        </w:r>
        <w:r w:rsidRPr="00300E9D">
          <w:rPr>
            <w:rFonts w:eastAsia="楷体"/>
            <w:bCs/>
            <w:color w:val="000000" w:themeColor="text1"/>
            <w:sz w:val="28"/>
          </w:rPr>
          <w:t>8</w:t>
        </w:r>
        <w:r w:rsidRPr="00300E9D">
          <w:rPr>
            <w:rFonts w:eastAsia="楷体"/>
            <w:color w:val="000000" w:themeColor="text1"/>
            <w:sz w:val="28"/>
          </w:rPr>
          <w:t xml:space="preserve">​ </w:t>
        </w:r>
        <w:r w:rsidRPr="00300E9D">
          <w:rPr>
            <w:rFonts w:eastAsia="楷体"/>
            <w:color w:val="000000" w:themeColor="text1"/>
            <w:sz w:val="28"/>
          </w:rPr>
          <w:t>展示了本</w:t>
        </w:r>
        <w:r>
          <w:rPr>
            <w:rFonts w:eastAsia="楷体" w:hint="eastAsia"/>
            <w:color w:val="000000" w:themeColor="text1"/>
            <w:sz w:val="28"/>
          </w:rPr>
          <w:t>申请</w:t>
        </w:r>
        <w:r w:rsidRPr="00300E9D">
          <w:rPr>
            <w:rFonts w:eastAsia="楷体"/>
            <w:color w:val="000000" w:themeColor="text1"/>
            <w:sz w:val="28"/>
          </w:rPr>
          <w:t>系统中用于专家在双盲条件下进行音质、干扰抑制和伪影控制三维度主观评分的核心界面</w:t>
        </w:r>
      </w:ins>
    </w:p>
    <w:p w14:paraId="39760993" w14:textId="5511427E"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lastRenderedPageBreak/>
        <w:t>。</w:t>
      </w:r>
    </w:p>
    <w:p w14:paraId="005A1AB5" w14:textId="77777777" w:rsidR="00921D7A" w:rsidRPr="00E07785" w:rsidRDefault="00921D7A">
      <w:pPr>
        <w:pStyle w:val="o"/>
        <w:adjustRightInd/>
        <w:spacing w:line="360" w:lineRule="auto"/>
        <w:ind w:firstLineChars="200" w:firstLine="560"/>
        <w:jc w:val="both"/>
        <w:rPr>
          <w:rFonts w:eastAsia="楷体"/>
          <w:color w:val="0D0D0D" w:themeColor="text1" w:themeTint="F2"/>
          <w:sz w:val="28"/>
          <w:szCs w:val="28"/>
        </w:rPr>
      </w:pPr>
    </w:p>
    <w:p w14:paraId="1BBF3E1D" w14:textId="77777777" w:rsidR="00921D7A" w:rsidRPr="00E07785" w:rsidRDefault="00000000">
      <w:pPr>
        <w:pStyle w:val="o"/>
        <w:adjustRightInd/>
        <w:spacing w:line="360" w:lineRule="auto"/>
        <w:ind w:firstLineChars="200" w:firstLine="562"/>
        <w:jc w:val="both"/>
        <w:rPr>
          <w:rFonts w:eastAsia="楷体"/>
          <w:color w:val="0D0D0D" w:themeColor="text1" w:themeTint="F2"/>
          <w:sz w:val="28"/>
          <w:szCs w:val="28"/>
        </w:rPr>
      </w:pPr>
      <w:r w:rsidRPr="00E07785">
        <w:rPr>
          <w:rFonts w:eastAsia="楷体"/>
          <w:b/>
          <w:bCs/>
          <w:color w:val="0D0D0D" w:themeColor="text1" w:themeTint="F2"/>
          <w:sz w:val="28"/>
          <w:szCs w:val="28"/>
          <w:u w:val="single"/>
        </w:rPr>
        <w:t>具体实施方式</w:t>
      </w:r>
    </w:p>
    <w:p w14:paraId="12BEA665"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下面将结合本申请实施例中的附图，对本申请实施例中的技术方案进行清楚、完整地描述，显然，所描述的实施例仅仅是本申请一部分实施例，而不是全部的实施例。基于本申请中的实施例，本领域普通技术人员在没有做出创造性劳动前提下所获得的所有其他实施例，都属于本申请保护的范围。</w:t>
      </w:r>
    </w:p>
    <w:p w14:paraId="370239F9"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在本说明书中，诸如第一和第二这样的形容词仅可以用于将一个元素或动作与另一元素或动作进行区分，而不必要求或暗示任何实际的这种关系或顺序。在环境允许的情况下，参照元素或部件或步骤（等）不应解释为局限于仅元素、部件、或步骤中的一个，而可以是元素、部件、或步骤中的一个或多个等。</w:t>
      </w:r>
    </w:p>
    <w:p w14:paraId="6B76D1A8"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在本说明书中，为了便于描述，附图中所示的各个部分的尺寸并不是按照实际的比例关系绘制的。</w:t>
      </w:r>
    </w:p>
    <w:p w14:paraId="48560FD1" w14:textId="7C59E654" w:rsidR="00921D7A" w:rsidRPr="00E07785" w:rsidRDefault="00270F20" w:rsidP="00270F20">
      <w:pPr>
        <w:ind w:firstLineChars="200" w:firstLine="560"/>
        <w:rPr>
          <w:rFonts w:eastAsia="楷体"/>
          <w:color w:val="000000" w:themeColor="text1"/>
          <w:sz w:val="28"/>
          <w:szCs w:val="28"/>
        </w:rPr>
      </w:pPr>
      <w:r w:rsidRPr="00E07785">
        <w:rPr>
          <w:rFonts w:eastAsia="楷体"/>
          <w:color w:val="000000" w:themeColor="text1"/>
          <w:sz w:val="28"/>
          <w:szCs w:val="28"/>
        </w:rPr>
        <w:t>音频源分离技术旨在从混合音频信号中分离出各个独立的声源成分，广泛应用于音乐后期制作、语音增强等领域。随着深度学习的发展，基于神经网络的源分离方法（</w:t>
      </w:r>
      <w:r w:rsidRPr="00E07785">
        <w:rPr>
          <w:rFonts w:eastAsia="楷体" w:hint="eastAsia"/>
          <w:color w:val="000000" w:themeColor="text1"/>
          <w:sz w:val="28"/>
          <w:szCs w:val="28"/>
        </w:rPr>
        <w:t>例如，</w:t>
      </w:r>
      <w:r w:rsidRPr="00E07785">
        <w:rPr>
          <w:rFonts w:eastAsia="楷体"/>
          <w:color w:val="000000" w:themeColor="text1"/>
          <w:sz w:val="28"/>
          <w:szCs w:val="28"/>
        </w:rPr>
        <w:t>U-Net</w:t>
      </w:r>
      <w:r w:rsidRPr="00E07785">
        <w:rPr>
          <w:rFonts w:eastAsia="楷体"/>
          <w:color w:val="000000" w:themeColor="text1"/>
          <w:sz w:val="28"/>
          <w:szCs w:val="28"/>
        </w:rPr>
        <w:t>、</w:t>
      </w:r>
      <w:r w:rsidRPr="00E07785">
        <w:rPr>
          <w:rFonts w:eastAsia="楷体"/>
          <w:color w:val="000000" w:themeColor="text1"/>
          <w:sz w:val="28"/>
          <w:szCs w:val="28"/>
        </w:rPr>
        <w:t>TasNet</w:t>
      </w:r>
      <w:r w:rsidRPr="00E07785">
        <w:rPr>
          <w:rFonts w:eastAsia="楷体"/>
          <w:color w:val="000000" w:themeColor="text1"/>
          <w:sz w:val="28"/>
          <w:szCs w:val="28"/>
        </w:rPr>
        <w:t>、</w:t>
      </w:r>
      <w:r w:rsidRPr="00E07785">
        <w:rPr>
          <w:rFonts w:eastAsia="楷体"/>
          <w:color w:val="000000" w:themeColor="text1"/>
          <w:sz w:val="28"/>
          <w:szCs w:val="28"/>
        </w:rPr>
        <w:t>Demucs</w:t>
      </w:r>
      <w:r w:rsidRPr="00E07785">
        <w:rPr>
          <w:rFonts w:eastAsia="楷体"/>
          <w:color w:val="000000" w:themeColor="text1"/>
          <w:sz w:val="28"/>
          <w:szCs w:val="28"/>
        </w:rPr>
        <w:t>等）在分离精度上取得了显著进步，成为主流技术路线。然而，现有的源分离方法通常依赖单一的客观评估指标（</w:t>
      </w:r>
      <w:r w:rsidRPr="00E07785">
        <w:rPr>
          <w:rFonts w:eastAsia="楷体" w:hint="eastAsia"/>
          <w:color w:val="000000" w:themeColor="text1"/>
          <w:sz w:val="28"/>
          <w:szCs w:val="28"/>
        </w:rPr>
        <w:t>例如，</w:t>
      </w:r>
      <w:r w:rsidRPr="00E07785">
        <w:rPr>
          <w:rFonts w:eastAsia="楷体"/>
          <w:color w:val="000000" w:themeColor="text1"/>
          <w:sz w:val="28"/>
          <w:szCs w:val="28"/>
        </w:rPr>
        <w:t>信噪比</w:t>
      </w:r>
      <w:r w:rsidRPr="00E07785">
        <w:rPr>
          <w:rFonts w:eastAsia="楷体"/>
          <w:color w:val="000000" w:themeColor="text1"/>
          <w:sz w:val="28"/>
          <w:szCs w:val="28"/>
        </w:rPr>
        <w:t>SDR</w:t>
      </w:r>
      <w:r w:rsidRPr="00E07785">
        <w:rPr>
          <w:rFonts w:eastAsia="楷体"/>
          <w:color w:val="000000" w:themeColor="text1"/>
          <w:sz w:val="28"/>
          <w:szCs w:val="28"/>
        </w:rPr>
        <w:t>）来衡量分离质量，缺乏对主观听感的有效考量。由于人耳对不同声源（</w:t>
      </w:r>
      <w:r w:rsidRPr="00E07785">
        <w:rPr>
          <w:rFonts w:eastAsia="楷体" w:hint="eastAsia"/>
          <w:color w:val="000000" w:themeColor="text1"/>
          <w:sz w:val="28"/>
          <w:szCs w:val="28"/>
        </w:rPr>
        <w:t>例如，</w:t>
      </w:r>
      <w:r w:rsidRPr="00E07785">
        <w:rPr>
          <w:rFonts w:eastAsia="楷体"/>
          <w:color w:val="000000" w:themeColor="text1"/>
          <w:sz w:val="28"/>
          <w:szCs w:val="28"/>
        </w:rPr>
        <w:t>人声、乐器）的敏感度和容忍度存在差异，仅凭客观指标优化的模型往往在实际应用中表现不佳，例如分离出的音轨可能存在可闻失真或残留串扰。此外，传统方法在训练过程中采用固定的损失函数，无法根据特定声源或特定应用场景进行针对性调整，导致模型泛化能力有限，难以满足专业音频制作中对某一类声源的高精度分离需求</w:t>
      </w:r>
      <w:r w:rsidR="00D11552" w:rsidRPr="00E07785">
        <w:rPr>
          <w:rFonts w:eastAsia="楷体"/>
          <w:color w:val="000000" w:themeColor="text1"/>
          <w:sz w:val="28"/>
          <w:szCs w:val="28"/>
        </w:rPr>
        <w:t>。</w:t>
      </w:r>
    </w:p>
    <w:p w14:paraId="28A9B372" w14:textId="300300CF" w:rsidR="00921D7A" w:rsidRPr="00E07785" w:rsidRDefault="00000000" w:rsidP="00CE03C3">
      <w:pPr>
        <w:spacing w:line="360" w:lineRule="auto"/>
        <w:ind w:firstLineChars="200" w:firstLine="560"/>
        <w:rPr>
          <w:rFonts w:eastAsia="楷体"/>
          <w:color w:val="000000" w:themeColor="text1"/>
          <w:sz w:val="28"/>
          <w:szCs w:val="28"/>
        </w:rPr>
      </w:pPr>
      <w:r w:rsidRPr="00E07785">
        <w:rPr>
          <w:rFonts w:eastAsia="楷体"/>
          <w:color w:val="000000" w:themeColor="text1"/>
          <w:sz w:val="28"/>
          <w:szCs w:val="28"/>
        </w:rPr>
        <w:lastRenderedPageBreak/>
        <w:t>针对现有技术的上述问题，本申请提出一种</w:t>
      </w:r>
      <w:del w:id="59" w:author="hmp241506@outlook.com" w:date="2026-08-07T17:19:00Z" w16du:dateUtc="2026-08-07T09:19:00Z">
        <w:r w:rsidR="00000C05" w:rsidRPr="00E07785" w:rsidDel="009A346B">
          <w:rPr>
            <w:rFonts w:eastAsia="楷体"/>
            <w:color w:val="000000" w:themeColor="text1"/>
            <w:sz w:val="28"/>
            <w:szCs w:val="28"/>
          </w:rPr>
          <w:delText>音频源分离方法</w:delText>
        </w:r>
      </w:del>
      <w:ins w:id="60" w:author="hmp241506@outlook.com" w:date="2026-08-07T17:19:00Z" w16du:dateUtc="2026-08-07T09:19:00Z">
        <w:r w:rsidR="009A346B">
          <w:rPr>
            <w:rFonts w:eastAsia="楷体"/>
            <w:color w:val="000000" w:themeColor="text1"/>
            <w:sz w:val="28"/>
            <w:szCs w:val="28"/>
          </w:rPr>
          <w:t>面向音乐源分离的主客观协同评估方法</w:t>
        </w:r>
      </w:ins>
      <w:r w:rsidRPr="00E07785">
        <w:rPr>
          <w:rFonts w:eastAsia="楷体"/>
          <w:color w:val="000000" w:themeColor="text1"/>
          <w:sz w:val="28"/>
          <w:szCs w:val="28"/>
        </w:rPr>
        <w:t>，其流程图如附图</w:t>
      </w:r>
      <w:r w:rsidRPr="00E07785">
        <w:rPr>
          <w:rFonts w:eastAsia="楷体"/>
          <w:color w:val="000000" w:themeColor="text1"/>
          <w:sz w:val="28"/>
          <w:szCs w:val="28"/>
        </w:rPr>
        <w:t>1</w:t>
      </w:r>
      <w:r w:rsidRPr="00E07785">
        <w:rPr>
          <w:rFonts w:eastAsia="楷体"/>
          <w:color w:val="000000" w:themeColor="text1"/>
          <w:sz w:val="28"/>
          <w:szCs w:val="28"/>
        </w:rPr>
        <w:t>所示，主要包括步骤</w:t>
      </w:r>
      <w:r w:rsidRPr="00E07785">
        <w:rPr>
          <w:rFonts w:eastAsia="楷体"/>
          <w:color w:val="000000" w:themeColor="text1"/>
          <w:sz w:val="28"/>
          <w:szCs w:val="28"/>
        </w:rPr>
        <w:t>S1</w:t>
      </w:r>
      <w:r w:rsidRPr="00E07785">
        <w:rPr>
          <w:rFonts w:eastAsia="楷体"/>
          <w:color w:val="000000" w:themeColor="text1"/>
          <w:sz w:val="28"/>
          <w:szCs w:val="28"/>
        </w:rPr>
        <w:t>至</w:t>
      </w:r>
      <w:r w:rsidRPr="00E07785">
        <w:rPr>
          <w:rFonts w:eastAsia="楷体" w:hint="eastAsia"/>
          <w:color w:val="000000" w:themeColor="text1"/>
          <w:sz w:val="28"/>
          <w:szCs w:val="28"/>
        </w:rPr>
        <w:t>步骤</w:t>
      </w:r>
      <w:r w:rsidRPr="00E07785">
        <w:rPr>
          <w:rFonts w:eastAsia="楷体"/>
          <w:color w:val="000000" w:themeColor="text1"/>
          <w:sz w:val="28"/>
          <w:szCs w:val="28"/>
        </w:rPr>
        <w:t>S</w:t>
      </w:r>
      <w:r w:rsidR="00270F20" w:rsidRPr="00E07785">
        <w:rPr>
          <w:rFonts w:eastAsia="楷体" w:hint="eastAsia"/>
          <w:color w:val="000000" w:themeColor="text1"/>
          <w:sz w:val="28"/>
          <w:szCs w:val="28"/>
        </w:rPr>
        <w:t>5</w:t>
      </w:r>
      <w:r w:rsidRPr="00E07785">
        <w:rPr>
          <w:rFonts w:eastAsia="楷体"/>
          <w:color w:val="000000" w:themeColor="text1"/>
          <w:sz w:val="28"/>
          <w:szCs w:val="28"/>
        </w:rPr>
        <w:t>，详述如下：</w:t>
      </w:r>
    </w:p>
    <w:p w14:paraId="5A446AF3"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w:t>
      </w:r>
      <w:r w:rsidRPr="00E07785">
        <w:rPr>
          <w:rFonts w:eastAsia="楷体"/>
          <w:bCs/>
          <w:color w:val="000000" w:themeColor="text1"/>
          <w:sz w:val="28"/>
        </w:rPr>
        <w:t>：获取混合音频数据及其对应的纯净源数据。</w:t>
      </w:r>
    </w:p>
    <w:p w14:paraId="0DC7D3D5" w14:textId="20EBA442"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在本步骤中，首先需要获取用于模型训练和评估的基础数据。混合音频数据是指包含多个声源（</w:t>
      </w:r>
      <w:r w:rsidR="00896A87">
        <w:rPr>
          <w:rFonts w:eastAsia="楷体" w:hint="eastAsia"/>
          <w:color w:val="000000" w:themeColor="text1"/>
          <w:sz w:val="28"/>
        </w:rPr>
        <w:t>例如，</w:t>
      </w:r>
      <w:r w:rsidRPr="00E07785">
        <w:rPr>
          <w:rFonts w:eastAsia="楷体"/>
          <w:color w:val="000000" w:themeColor="text1"/>
          <w:sz w:val="28"/>
        </w:rPr>
        <w:t>人声、鼓、贝斯、其他伴奏）混合在一起的音频信号，而纯净源数据则是与之对应的各个独立声源的原始音频信号。例如，可以从公开数据集</w:t>
      </w:r>
      <w:r w:rsidRPr="00E07785">
        <w:rPr>
          <w:rFonts w:eastAsia="楷体"/>
          <w:color w:val="000000" w:themeColor="text1"/>
          <w:sz w:val="28"/>
        </w:rPr>
        <w:t>MUSDB18</w:t>
      </w:r>
      <w:r w:rsidRPr="00E07785">
        <w:rPr>
          <w:rFonts w:eastAsia="楷体"/>
          <w:color w:val="000000" w:themeColor="text1"/>
          <w:sz w:val="28"/>
        </w:rPr>
        <w:t>中获取，该数据集包含</w:t>
      </w:r>
      <w:r w:rsidRPr="00E07785">
        <w:rPr>
          <w:rFonts w:eastAsia="楷体"/>
          <w:color w:val="000000" w:themeColor="text1"/>
          <w:sz w:val="28"/>
        </w:rPr>
        <w:t>150</w:t>
      </w:r>
      <w:r w:rsidRPr="00E07785">
        <w:rPr>
          <w:rFonts w:eastAsia="楷体"/>
          <w:color w:val="000000" w:themeColor="text1"/>
          <w:sz w:val="28"/>
        </w:rPr>
        <w:t>首歌曲，每首歌曲均提供</w:t>
      </w:r>
      <w:r w:rsidRPr="00E07785">
        <w:rPr>
          <w:rFonts w:eastAsia="楷体"/>
          <w:color w:val="000000" w:themeColor="text1"/>
          <w:sz w:val="28"/>
        </w:rPr>
        <w:t>44.1kHz</w:t>
      </w:r>
      <w:r w:rsidRPr="00E07785">
        <w:rPr>
          <w:rFonts w:eastAsia="楷体"/>
          <w:color w:val="000000" w:themeColor="text1"/>
          <w:sz w:val="28"/>
        </w:rPr>
        <w:t>采样率、双声道的混合音频以及对应的四个纯净源</w:t>
      </w:r>
      <w:r w:rsidR="00896A87">
        <w:rPr>
          <w:rFonts w:eastAsia="楷体" w:hint="eastAsia"/>
          <w:color w:val="000000" w:themeColor="text1"/>
          <w:sz w:val="28"/>
        </w:rPr>
        <w:t>，包括</w:t>
      </w:r>
      <w:r w:rsidRPr="00E07785">
        <w:rPr>
          <w:rFonts w:eastAsia="楷体"/>
          <w:color w:val="000000" w:themeColor="text1"/>
          <w:sz w:val="28"/>
        </w:rPr>
        <w:t>人声、鼓、贝斯</w:t>
      </w:r>
      <w:r w:rsidR="00896A87">
        <w:rPr>
          <w:rFonts w:eastAsia="楷体" w:hint="eastAsia"/>
          <w:color w:val="000000" w:themeColor="text1"/>
          <w:sz w:val="28"/>
        </w:rPr>
        <w:t>以及</w:t>
      </w:r>
      <w:r w:rsidRPr="00E07785">
        <w:rPr>
          <w:rFonts w:eastAsia="楷体"/>
          <w:color w:val="000000" w:themeColor="text1"/>
          <w:sz w:val="28"/>
        </w:rPr>
        <w:t>其他伴奏</w:t>
      </w:r>
      <w:r w:rsidR="00896A87">
        <w:rPr>
          <w:rFonts w:eastAsia="楷体" w:hint="eastAsia"/>
          <w:color w:val="000000" w:themeColor="text1"/>
          <w:sz w:val="28"/>
        </w:rPr>
        <w:t>，等等</w:t>
      </w:r>
      <w:r w:rsidRPr="00E07785">
        <w:rPr>
          <w:rFonts w:eastAsia="楷体"/>
          <w:color w:val="000000" w:themeColor="text1"/>
          <w:sz w:val="28"/>
        </w:rPr>
        <w:t>。为确保实验的可复现性，在获取数据后，还需要对数据进行格式校验和版本管理，包括检查采样率、声道数、文件完整性等，并为每一份数据分配唯一的版本标识，以便后续追踪和回溯。</w:t>
      </w:r>
    </w:p>
    <w:p w14:paraId="6E101919" w14:textId="77777777" w:rsidR="00665EE7"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进一步地，为了提高模型的泛化能力和鲁棒性，在</w:t>
      </w:r>
      <w:r w:rsidR="00665EE7" w:rsidRPr="00E07785">
        <w:rPr>
          <w:rFonts w:eastAsia="楷体"/>
          <w:bCs/>
          <w:color w:val="000000" w:themeColor="text1"/>
          <w:sz w:val="28"/>
        </w:rPr>
        <w:t>获取混合音频数据及其对应的纯净源数据</w:t>
      </w:r>
      <w:r w:rsidRPr="00E07785">
        <w:rPr>
          <w:rFonts w:eastAsia="楷体"/>
          <w:color w:val="000000" w:themeColor="text1"/>
          <w:sz w:val="28"/>
        </w:rPr>
        <w:t>之后还可以进行</w:t>
      </w:r>
      <w:r w:rsidR="00665EE7" w:rsidRPr="00E07785">
        <w:rPr>
          <w:rFonts w:eastAsia="楷体"/>
          <w:bCs/>
          <w:color w:val="000000" w:themeColor="text1"/>
          <w:sz w:val="28"/>
        </w:rPr>
        <w:t>步骤</w:t>
      </w:r>
      <w:r w:rsidR="00665EE7" w:rsidRPr="00E07785">
        <w:rPr>
          <w:rFonts w:eastAsia="楷体"/>
          <w:bCs/>
          <w:color w:val="000000" w:themeColor="text1"/>
          <w:sz w:val="28"/>
        </w:rPr>
        <w:t>S121</w:t>
      </w:r>
      <w:r w:rsidR="00665EE7" w:rsidRPr="00E07785">
        <w:rPr>
          <w:rFonts w:eastAsia="楷体" w:hint="eastAsia"/>
          <w:bCs/>
          <w:color w:val="000000" w:themeColor="text1"/>
          <w:sz w:val="28"/>
        </w:rPr>
        <w:t>至</w:t>
      </w:r>
      <w:r w:rsidR="00665EE7" w:rsidRPr="00E07785">
        <w:rPr>
          <w:rFonts w:eastAsia="楷体"/>
          <w:bCs/>
          <w:color w:val="000000" w:themeColor="text1"/>
          <w:sz w:val="28"/>
        </w:rPr>
        <w:t>步骤</w:t>
      </w:r>
      <w:r w:rsidR="00665EE7" w:rsidRPr="00E07785">
        <w:rPr>
          <w:rFonts w:eastAsia="楷体"/>
          <w:bCs/>
          <w:color w:val="000000" w:themeColor="text1"/>
          <w:sz w:val="28"/>
        </w:rPr>
        <w:t>S12</w:t>
      </w:r>
      <w:r w:rsidR="00665EE7" w:rsidRPr="00E07785">
        <w:rPr>
          <w:rFonts w:eastAsia="楷体" w:hint="eastAsia"/>
          <w:bCs/>
          <w:color w:val="000000" w:themeColor="text1"/>
          <w:sz w:val="28"/>
        </w:rPr>
        <w:t>2</w:t>
      </w:r>
      <w:r w:rsidR="00665EE7" w:rsidRPr="00E07785">
        <w:rPr>
          <w:rFonts w:eastAsia="楷体" w:hint="eastAsia"/>
          <w:bCs/>
          <w:color w:val="000000" w:themeColor="text1"/>
          <w:sz w:val="28"/>
        </w:rPr>
        <w:t>示例的</w:t>
      </w:r>
      <w:r w:rsidRPr="00E07785">
        <w:rPr>
          <w:rFonts w:eastAsia="楷体"/>
          <w:color w:val="000000" w:themeColor="text1"/>
          <w:sz w:val="28"/>
        </w:rPr>
        <w:t>数据增强</w:t>
      </w:r>
      <w:r w:rsidR="00665EE7" w:rsidRPr="00E07785">
        <w:rPr>
          <w:rFonts w:eastAsia="楷体" w:hint="eastAsia"/>
          <w:color w:val="000000" w:themeColor="text1"/>
          <w:sz w:val="28"/>
        </w:rPr>
        <w:t>，详述如下：</w:t>
      </w:r>
    </w:p>
    <w:p w14:paraId="6140BF06" w14:textId="77777777" w:rsidR="00665EE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S121</w:t>
      </w:r>
      <w:r w:rsidRPr="00E07785">
        <w:rPr>
          <w:rFonts w:eastAsia="楷体"/>
          <w:bCs/>
          <w:color w:val="000000" w:themeColor="text1"/>
          <w:sz w:val="28"/>
        </w:rPr>
        <w:t>：对混合音频数据进行数据增强，得到增强后的数据，数据增强包括随机添加环境噪声、随机改变音量和随机进行时间拉伸</w:t>
      </w:r>
      <w:r w:rsidRPr="00E07785">
        <w:rPr>
          <w:rFonts w:eastAsia="楷体"/>
          <w:color w:val="000000" w:themeColor="text1"/>
          <w:sz w:val="28"/>
        </w:rPr>
        <w:t>。</w:t>
      </w:r>
    </w:p>
    <w:p w14:paraId="461646E7" w14:textId="7A9FD87A"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例如，随机添加高斯白噪声或实际环境录音，音量在</w:t>
      </w:r>
      <w:r w:rsidRPr="00E07785">
        <w:rPr>
          <w:rFonts w:eastAsia="楷体"/>
          <w:color w:val="000000" w:themeColor="text1"/>
          <w:sz w:val="28"/>
        </w:rPr>
        <w:t>0.5</w:t>
      </w:r>
      <w:r w:rsidRPr="00E07785">
        <w:rPr>
          <w:rFonts w:eastAsia="楷体"/>
          <w:color w:val="000000" w:themeColor="text1"/>
          <w:sz w:val="28"/>
        </w:rPr>
        <w:t>至</w:t>
      </w:r>
      <w:r w:rsidRPr="00E07785">
        <w:rPr>
          <w:rFonts w:eastAsia="楷体"/>
          <w:color w:val="000000" w:themeColor="text1"/>
          <w:sz w:val="28"/>
        </w:rPr>
        <w:t>1.5</w:t>
      </w:r>
      <w:r w:rsidRPr="00E07785">
        <w:rPr>
          <w:rFonts w:eastAsia="楷体"/>
          <w:color w:val="000000" w:themeColor="text1"/>
          <w:sz w:val="28"/>
        </w:rPr>
        <w:t>倍之间随机缩放，时间拉伸因子在</w:t>
      </w:r>
      <w:r w:rsidRPr="00E07785">
        <w:rPr>
          <w:rFonts w:eastAsia="楷体"/>
          <w:color w:val="000000" w:themeColor="text1"/>
          <w:sz w:val="28"/>
        </w:rPr>
        <w:t>0.8</w:t>
      </w:r>
      <w:r w:rsidRPr="00E07785">
        <w:rPr>
          <w:rFonts w:eastAsia="楷体"/>
          <w:color w:val="000000" w:themeColor="text1"/>
          <w:sz w:val="28"/>
        </w:rPr>
        <w:t>至</w:t>
      </w:r>
      <w:r w:rsidRPr="00E07785">
        <w:rPr>
          <w:rFonts w:eastAsia="楷体"/>
          <w:color w:val="000000" w:themeColor="text1"/>
          <w:sz w:val="28"/>
        </w:rPr>
        <w:t>1.2</w:t>
      </w:r>
      <w:r w:rsidRPr="00E07785">
        <w:rPr>
          <w:rFonts w:eastAsia="楷体"/>
          <w:color w:val="000000" w:themeColor="text1"/>
          <w:sz w:val="28"/>
        </w:rPr>
        <w:t>之间随机选择。这些增强操作模拟了真实世界中可能出现的各种干扰，使得模型在训练时能够接触到更多样的输入模式。</w:t>
      </w:r>
    </w:p>
    <w:p w14:paraId="759BD40D" w14:textId="77777777" w:rsidR="00665EE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S122</w:t>
      </w:r>
      <w:r w:rsidRPr="00E07785">
        <w:rPr>
          <w:rFonts w:eastAsia="楷体"/>
          <w:bCs/>
          <w:color w:val="000000" w:themeColor="text1"/>
          <w:sz w:val="28"/>
        </w:rPr>
        <w:t>：利用生成对抗网络的生成器对增强后的数据进行伪源生成，以扩充训练样本库，生成器的输入为混合音频的梅尔谱特征，输出为对应声源的估计谱</w:t>
      </w:r>
      <w:r w:rsidRPr="00E07785">
        <w:rPr>
          <w:rFonts w:eastAsia="楷体"/>
          <w:color w:val="000000" w:themeColor="text1"/>
          <w:sz w:val="28"/>
        </w:rPr>
        <w:t>。</w:t>
      </w:r>
    </w:p>
    <w:p w14:paraId="5FAAF26B" w14:textId="244B3E25"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lastRenderedPageBreak/>
        <w:t>生成对抗网络（</w:t>
      </w:r>
      <w:r w:rsidRPr="00E07785">
        <w:rPr>
          <w:rFonts w:eastAsia="楷体"/>
          <w:color w:val="000000" w:themeColor="text1"/>
          <w:sz w:val="28"/>
        </w:rPr>
        <w:t>GAN</w:t>
      </w:r>
      <w:r w:rsidRPr="00E07785">
        <w:rPr>
          <w:rFonts w:eastAsia="楷体"/>
          <w:color w:val="000000" w:themeColor="text1"/>
          <w:sz w:val="28"/>
        </w:rPr>
        <w:t>）的生成器通过学习混合音频的梅尔谱到纯净源谱的映射关系，能够生成高质量的伪源数据。例如，可以将混合音频的梅尔谱特征输入到一个预训练的</w:t>
      </w:r>
      <w:r w:rsidRPr="00E07785">
        <w:rPr>
          <w:rFonts w:eastAsia="楷体"/>
          <w:color w:val="000000" w:themeColor="text1"/>
          <w:sz w:val="28"/>
        </w:rPr>
        <w:t>U-Net</w:t>
      </w:r>
      <w:r w:rsidRPr="00E07785">
        <w:rPr>
          <w:rFonts w:eastAsia="楷体"/>
          <w:color w:val="000000" w:themeColor="text1"/>
          <w:sz w:val="28"/>
        </w:rPr>
        <w:t>结构的生成器中，输出对应人声的估计谱，再通过声码器转换为时域信号。这样，原本有限的训练样本库得到了有效扩充，尤其对于稀有场景或罕见乐器组合，伪源数据能够弥补真实数据的不足，从而提升模型在复杂音乐场景下的分离性能。</w:t>
      </w:r>
    </w:p>
    <w:p w14:paraId="3C22DF4B"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S2</w:t>
      </w:r>
      <w:r w:rsidRPr="00E07785">
        <w:rPr>
          <w:rFonts w:eastAsia="楷体"/>
          <w:bCs/>
          <w:color w:val="000000" w:themeColor="text1"/>
          <w:sz w:val="28"/>
        </w:rPr>
        <w:t>：调用多种预设的源分离算法对混合音频数据进行并行推理，得到各算法的分离结果，并自动计算各分离结果的客观评估指标及其误差区间，并行推理包括对混合音频数据进行语音分析、语音识别和语音处理中的至少一种处理方式。</w:t>
      </w:r>
    </w:p>
    <w:p w14:paraId="20DD13B8" w14:textId="34DF0B8E"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在现有技术中，源分离算法的评估通常仅依赖于单一客观指标</w:t>
      </w:r>
      <w:r w:rsidR="00665EE7" w:rsidRPr="00E07785">
        <w:rPr>
          <w:rFonts w:eastAsia="楷体" w:hint="eastAsia"/>
          <w:color w:val="000000" w:themeColor="text1"/>
          <w:sz w:val="28"/>
        </w:rPr>
        <w:t>，例如，</w:t>
      </w:r>
      <w:r w:rsidRPr="00E07785">
        <w:rPr>
          <w:rFonts w:eastAsia="楷体"/>
          <w:color w:val="000000" w:themeColor="text1"/>
          <w:sz w:val="28"/>
        </w:rPr>
        <w:t>SDR</w:t>
      </w:r>
      <w:r w:rsidRPr="00E07785">
        <w:rPr>
          <w:rFonts w:eastAsia="楷体"/>
          <w:color w:val="000000" w:themeColor="text1"/>
          <w:sz w:val="28"/>
        </w:rPr>
        <w:t>，且仅进行一次推理，忽略了指标本身的波动性和不确定性。这种评估方式容易导致</w:t>
      </w:r>
      <w:r w:rsidRPr="00E07785">
        <w:rPr>
          <w:rFonts w:ascii="楷体" w:eastAsia="楷体" w:hAnsi="楷体"/>
          <w:color w:val="000000" w:themeColor="text1"/>
          <w:sz w:val="28"/>
        </w:rPr>
        <w:t>“</w:t>
      </w:r>
      <w:r w:rsidRPr="00E07785">
        <w:rPr>
          <w:rFonts w:eastAsia="楷体"/>
          <w:color w:val="000000" w:themeColor="text1"/>
          <w:sz w:val="28"/>
        </w:rPr>
        <w:t>指标好、听感差</w:t>
      </w:r>
      <w:r w:rsidRPr="00E07785">
        <w:rPr>
          <w:rFonts w:ascii="楷体" w:eastAsia="楷体" w:hAnsi="楷体"/>
          <w:color w:val="000000" w:themeColor="text1"/>
          <w:sz w:val="28"/>
        </w:rPr>
        <w:t>”</w:t>
      </w:r>
      <w:r w:rsidRPr="00E07785">
        <w:rPr>
          <w:rFonts w:eastAsia="楷体"/>
          <w:color w:val="000000" w:themeColor="text1"/>
          <w:sz w:val="28"/>
        </w:rPr>
        <w:t>的现象，因为客观指标无法反映人耳对特定失真的敏感度。为了解决这一问题，本申请采用了多算法并行推理与误差区间统计相结合的方案。</w:t>
      </w:r>
    </w:p>
    <w:p w14:paraId="273FE43C" w14:textId="77777777" w:rsidR="00665EE7" w:rsidRPr="00E07785" w:rsidRDefault="00665EE7" w:rsidP="00270F20">
      <w:pPr>
        <w:spacing w:line="360" w:lineRule="auto"/>
        <w:ind w:firstLineChars="200" w:firstLine="560"/>
        <w:rPr>
          <w:rFonts w:eastAsia="楷体"/>
          <w:bCs/>
          <w:color w:val="000000" w:themeColor="text1"/>
          <w:sz w:val="28"/>
        </w:rPr>
      </w:pPr>
      <w:r w:rsidRPr="00E07785">
        <w:rPr>
          <w:rFonts w:eastAsia="楷体" w:hint="eastAsia"/>
          <w:color w:val="000000" w:themeColor="text1"/>
          <w:sz w:val="28"/>
        </w:rPr>
        <w:t>作为本申请一个实施例，</w:t>
      </w:r>
      <w:r w:rsidRPr="00E07785">
        <w:rPr>
          <w:rFonts w:eastAsia="楷体"/>
          <w:bCs/>
          <w:color w:val="000000" w:themeColor="text1"/>
          <w:sz w:val="28"/>
        </w:rPr>
        <w:t>调用多种预设的源分离算法对混合音频数据进行并行推理，得到各算法的分离结果，并自动计算各分离结果的客观评估指标及其误差区间</w:t>
      </w:r>
      <w:r w:rsidRPr="00E07785">
        <w:rPr>
          <w:rFonts w:eastAsia="楷体" w:hint="eastAsia"/>
          <w:bCs/>
          <w:color w:val="000000" w:themeColor="text1"/>
          <w:sz w:val="28"/>
        </w:rPr>
        <w:t>可通过如下步骤</w:t>
      </w:r>
      <w:r w:rsidRPr="00E07785">
        <w:rPr>
          <w:rFonts w:eastAsia="楷体" w:hint="eastAsia"/>
          <w:bCs/>
          <w:color w:val="000000" w:themeColor="text1"/>
          <w:sz w:val="28"/>
        </w:rPr>
        <w:t>S21</w:t>
      </w:r>
      <w:r w:rsidRPr="00E07785">
        <w:rPr>
          <w:rFonts w:eastAsia="楷体" w:hint="eastAsia"/>
          <w:bCs/>
          <w:color w:val="000000" w:themeColor="text1"/>
          <w:sz w:val="28"/>
        </w:rPr>
        <w:t>至步骤</w:t>
      </w:r>
      <w:r w:rsidRPr="00E07785">
        <w:rPr>
          <w:rFonts w:eastAsia="楷体" w:hint="eastAsia"/>
          <w:bCs/>
          <w:color w:val="000000" w:themeColor="text1"/>
          <w:sz w:val="28"/>
        </w:rPr>
        <w:t>S23</w:t>
      </w:r>
      <w:r w:rsidRPr="00E07785">
        <w:rPr>
          <w:rFonts w:eastAsia="楷体" w:hint="eastAsia"/>
          <w:bCs/>
          <w:color w:val="000000" w:themeColor="text1"/>
          <w:sz w:val="28"/>
        </w:rPr>
        <w:t>实现，详述如下：</w:t>
      </w:r>
    </w:p>
    <w:p w14:paraId="311D01A2" w14:textId="77777777" w:rsidR="00665EE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S21</w:t>
      </w:r>
      <w:r w:rsidRPr="00E07785">
        <w:rPr>
          <w:rFonts w:eastAsia="楷体"/>
          <w:bCs/>
          <w:color w:val="000000" w:themeColor="text1"/>
          <w:sz w:val="28"/>
        </w:rPr>
        <w:t>：对混合音频数据进行重采样、归一化和静音切除的预处理，以消除不同来源音频的格式差异</w:t>
      </w:r>
      <w:r w:rsidRPr="00E07785">
        <w:rPr>
          <w:rFonts w:eastAsia="楷体"/>
          <w:color w:val="000000" w:themeColor="text1"/>
          <w:sz w:val="28"/>
        </w:rPr>
        <w:t>。</w:t>
      </w:r>
    </w:p>
    <w:p w14:paraId="5C4A3AA8" w14:textId="0B094814"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重采样是将所有音频统一为目标采样率（</w:t>
      </w:r>
      <w:r w:rsidR="00896A87">
        <w:rPr>
          <w:rFonts w:eastAsia="楷体" w:hint="eastAsia"/>
          <w:color w:val="000000" w:themeColor="text1"/>
          <w:sz w:val="28"/>
        </w:rPr>
        <w:t>例</w:t>
      </w:r>
      <w:r w:rsidRPr="00E07785">
        <w:rPr>
          <w:rFonts w:eastAsia="楷体"/>
          <w:color w:val="000000" w:themeColor="text1"/>
          <w:sz w:val="28"/>
        </w:rPr>
        <w:t>如</w:t>
      </w:r>
      <w:r w:rsidR="00896A87">
        <w:rPr>
          <w:rFonts w:eastAsia="楷体" w:hint="eastAsia"/>
          <w:color w:val="000000" w:themeColor="text1"/>
          <w:sz w:val="28"/>
        </w:rPr>
        <w:t>，</w:t>
      </w:r>
      <w:r w:rsidRPr="00E07785">
        <w:rPr>
          <w:rFonts w:eastAsia="楷体"/>
          <w:color w:val="000000" w:themeColor="text1"/>
          <w:sz w:val="28"/>
        </w:rPr>
        <w:t>44.1kHz</w:t>
      </w:r>
      <w:r w:rsidRPr="00E07785">
        <w:rPr>
          <w:rFonts w:eastAsia="楷体"/>
          <w:color w:val="000000" w:themeColor="text1"/>
          <w:sz w:val="28"/>
        </w:rPr>
        <w:t>），归一化是将音频信号的幅度调整到统一范围内（</w:t>
      </w:r>
      <w:r w:rsidR="00896A87">
        <w:rPr>
          <w:rFonts w:eastAsia="楷体" w:hint="eastAsia"/>
          <w:color w:val="000000" w:themeColor="text1"/>
          <w:sz w:val="28"/>
        </w:rPr>
        <w:t>例</w:t>
      </w:r>
      <w:r w:rsidR="00896A87" w:rsidRPr="00E07785">
        <w:rPr>
          <w:rFonts w:eastAsia="楷体"/>
          <w:color w:val="000000" w:themeColor="text1"/>
          <w:sz w:val="28"/>
        </w:rPr>
        <w:t>如</w:t>
      </w:r>
      <w:r w:rsidR="00896A87">
        <w:rPr>
          <w:rFonts w:eastAsia="楷体" w:hint="eastAsia"/>
          <w:color w:val="000000" w:themeColor="text1"/>
          <w:sz w:val="28"/>
        </w:rPr>
        <w:t>，</w:t>
      </w:r>
      <w:r w:rsidRPr="00E07785">
        <w:rPr>
          <w:rFonts w:eastAsia="楷体"/>
          <w:color w:val="000000" w:themeColor="text1"/>
          <w:sz w:val="28"/>
        </w:rPr>
        <w:t>-1</w:t>
      </w:r>
      <w:r w:rsidRPr="00E07785">
        <w:rPr>
          <w:rFonts w:eastAsia="楷体"/>
          <w:color w:val="000000" w:themeColor="text1"/>
          <w:sz w:val="28"/>
        </w:rPr>
        <w:t>至</w:t>
      </w:r>
      <w:r w:rsidRPr="00E07785">
        <w:rPr>
          <w:rFonts w:eastAsia="楷体"/>
          <w:color w:val="000000" w:themeColor="text1"/>
          <w:sz w:val="28"/>
        </w:rPr>
        <w:t>1</w:t>
      </w:r>
      <w:r w:rsidRPr="00E07785">
        <w:rPr>
          <w:rFonts w:eastAsia="楷体"/>
          <w:color w:val="000000" w:themeColor="text1"/>
          <w:sz w:val="28"/>
        </w:rPr>
        <w:t>），静音切除则是去除首尾的无声段，避免无效数据影响推理结果。这些预处理确保了后续多算法对比的公平性。</w:t>
      </w:r>
    </w:p>
    <w:p w14:paraId="18735AB6" w14:textId="77777777" w:rsidR="00665EE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lastRenderedPageBreak/>
        <w:t>步骤</w:t>
      </w:r>
      <w:r w:rsidRPr="00E07785">
        <w:rPr>
          <w:rFonts w:eastAsia="楷体"/>
          <w:bCs/>
          <w:color w:val="000000" w:themeColor="text1"/>
          <w:sz w:val="28"/>
        </w:rPr>
        <w:t>S22</w:t>
      </w:r>
      <w:r w:rsidRPr="00E07785">
        <w:rPr>
          <w:rFonts w:eastAsia="楷体"/>
          <w:bCs/>
          <w:color w:val="000000" w:themeColor="text1"/>
          <w:sz w:val="28"/>
        </w:rPr>
        <w:t>：通过统一接口调用</w:t>
      </w:r>
      <w:r w:rsidRPr="00E07785">
        <w:rPr>
          <w:rFonts w:eastAsia="楷体"/>
          <w:bCs/>
          <w:color w:val="000000" w:themeColor="text1"/>
          <w:sz w:val="28"/>
        </w:rPr>
        <w:t>MDX23C</w:t>
      </w:r>
      <w:r w:rsidRPr="00E07785">
        <w:rPr>
          <w:rFonts w:eastAsia="楷体"/>
          <w:bCs/>
          <w:color w:val="000000" w:themeColor="text1"/>
          <w:sz w:val="28"/>
        </w:rPr>
        <w:t>、</w:t>
      </w:r>
      <w:r w:rsidRPr="00E07785">
        <w:rPr>
          <w:rFonts w:eastAsia="楷体"/>
          <w:bCs/>
          <w:color w:val="000000" w:themeColor="text1"/>
          <w:sz w:val="28"/>
        </w:rPr>
        <w:t>Demucs4HT</w:t>
      </w:r>
      <w:r w:rsidRPr="00E07785">
        <w:rPr>
          <w:rFonts w:eastAsia="楷体"/>
          <w:bCs/>
          <w:color w:val="000000" w:themeColor="text1"/>
          <w:sz w:val="28"/>
        </w:rPr>
        <w:t>、</w:t>
      </w:r>
      <w:r w:rsidRPr="00E07785">
        <w:rPr>
          <w:rFonts w:eastAsia="楷体"/>
          <w:bCs/>
          <w:color w:val="000000" w:themeColor="text1"/>
          <w:sz w:val="28"/>
        </w:rPr>
        <w:t>BandSplit RoFormer</w:t>
      </w:r>
      <w:r w:rsidRPr="00E07785">
        <w:rPr>
          <w:rFonts w:eastAsia="楷体"/>
          <w:bCs/>
          <w:color w:val="000000" w:themeColor="text1"/>
          <w:sz w:val="28"/>
        </w:rPr>
        <w:t>、</w:t>
      </w:r>
      <w:r w:rsidRPr="00E07785">
        <w:rPr>
          <w:rFonts w:eastAsia="楷体"/>
          <w:bCs/>
          <w:color w:val="000000" w:themeColor="text1"/>
          <w:sz w:val="28"/>
        </w:rPr>
        <w:t>SCNet</w:t>
      </w:r>
      <w:r w:rsidRPr="00E07785">
        <w:rPr>
          <w:rFonts w:eastAsia="楷体"/>
          <w:bCs/>
          <w:color w:val="000000" w:themeColor="text1"/>
          <w:sz w:val="28"/>
        </w:rPr>
        <w:t>以及优化</w:t>
      </w:r>
      <w:r w:rsidRPr="00E07785">
        <w:rPr>
          <w:rFonts w:eastAsia="楷体"/>
          <w:bCs/>
          <w:color w:val="000000" w:themeColor="text1"/>
          <w:sz w:val="28"/>
        </w:rPr>
        <w:t>SCNet</w:t>
      </w:r>
      <w:r w:rsidRPr="00E07785">
        <w:rPr>
          <w:rFonts w:eastAsia="楷体"/>
          <w:bCs/>
          <w:color w:val="000000" w:themeColor="text1"/>
          <w:sz w:val="28"/>
        </w:rPr>
        <w:t>五种源分离算法进行并行推理，并使用相同的前后处理流程以保证对比公平性</w:t>
      </w:r>
      <w:r w:rsidRPr="00E07785">
        <w:rPr>
          <w:rFonts w:eastAsia="楷体"/>
          <w:color w:val="000000" w:themeColor="text1"/>
          <w:sz w:val="28"/>
        </w:rPr>
        <w:t>。</w:t>
      </w:r>
    </w:p>
    <w:p w14:paraId="26B91D71" w14:textId="60DD0084"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统一接口封装了每种算法的输入输出格式转换、参数配置和推理调度，使得五种算法可以在同一硬件环境下以相同的批处理大小和数据类型运行。</w:t>
      </w:r>
      <w:ins w:id="61" w:author="hmp241506@outlook.com" w:date="2026-08-07T17:25:00Z" w16du:dateUtc="2026-08-07T09:25:00Z">
        <w:r w:rsidR="009A346B">
          <w:rPr>
            <w:rFonts w:eastAsia="楷体" w:hint="eastAsia"/>
            <w:color w:val="000000" w:themeColor="text1"/>
            <w:sz w:val="28"/>
          </w:rPr>
          <w:t>如</w:t>
        </w:r>
        <w:r w:rsidR="009A346B" w:rsidRPr="00300E9D">
          <w:rPr>
            <w:rFonts w:eastAsia="楷体"/>
            <w:bCs/>
            <w:color w:val="000000" w:themeColor="text1"/>
            <w:sz w:val="28"/>
          </w:rPr>
          <w:t>图</w:t>
        </w:r>
        <w:r w:rsidR="009A346B" w:rsidRPr="00300E9D">
          <w:rPr>
            <w:rFonts w:eastAsia="楷体"/>
            <w:bCs/>
            <w:color w:val="000000" w:themeColor="text1"/>
            <w:sz w:val="28"/>
          </w:rPr>
          <w:t>5</w:t>
        </w:r>
        <w:r w:rsidR="009A346B" w:rsidRPr="00300E9D">
          <w:rPr>
            <w:rFonts w:eastAsia="楷体"/>
            <w:color w:val="000000" w:themeColor="text1"/>
            <w:sz w:val="28"/>
          </w:rPr>
          <w:t xml:space="preserve">​ </w:t>
        </w:r>
        <w:r w:rsidR="009A346B">
          <w:rPr>
            <w:rFonts w:eastAsia="楷体" w:hint="eastAsia"/>
            <w:color w:val="000000" w:themeColor="text1"/>
            <w:sz w:val="28"/>
          </w:rPr>
          <w:t>所示，</w:t>
        </w:r>
        <w:r w:rsidR="009A346B" w:rsidRPr="00300E9D">
          <w:rPr>
            <w:rFonts w:eastAsia="楷体"/>
            <w:color w:val="000000" w:themeColor="text1"/>
            <w:sz w:val="28"/>
          </w:rPr>
          <w:t>展示了本</w:t>
        </w:r>
        <w:r w:rsidR="009A346B">
          <w:rPr>
            <w:rFonts w:eastAsia="楷体" w:hint="eastAsia"/>
            <w:color w:val="000000" w:themeColor="text1"/>
            <w:sz w:val="28"/>
          </w:rPr>
          <w:t>申请</w:t>
        </w:r>
        <w:r w:rsidR="009A346B" w:rsidRPr="00300E9D">
          <w:rPr>
            <w:rFonts w:eastAsia="楷体"/>
            <w:color w:val="000000" w:themeColor="text1"/>
            <w:sz w:val="28"/>
          </w:rPr>
          <w:t>系统的服务层、业务层、技术层和数据层四层解耦架构。自顶向下依次为：服务层（</w:t>
        </w:r>
        <w:r w:rsidR="009A346B">
          <w:rPr>
            <w:rFonts w:eastAsia="楷体" w:hint="eastAsia"/>
            <w:color w:val="000000" w:themeColor="text1"/>
            <w:sz w:val="28"/>
          </w:rPr>
          <w:t>包含</w:t>
        </w:r>
        <w:r w:rsidR="009A346B" w:rsidRPr="00300E9D">
          <w:rPr>
            <w:rFonts w:eastAsia="楷体"/>
            <w:color w:val="000000" w:themeColor="text1"/>
            <w:sz w:val="28"/>
          </w:rPr>
          <w:t>统一门户、任务交互、结果播放、评测分析等）</w:t>
        </w:r>
      </w:ins>
      <w:ins w:id="62" w:author="hmp241506@outlook.com" w:date="2026-08-07T17:26:00Z" w16du:dateUtc="2026-08-07T09:26:00Z">
        <w:r w:rsidR="009A346B">
          <w:rPr>
            <w:rFonts w:eastAsia="楷体" w:hint="eastAsia"/>
            <w:color w:val="000000" w:themeColor="text1"/>
            <w:sz w:val="28"/>
          </w:rPr>
          <w:t>、</w:t>
        </w:r>
      </w:ins>
      <w:ins w:id="63" w:author="hmp241506@outlook.com" w:date="2026-08-07T17:25:00Z" w16du:dateUtc="2026-08-07T09:25:00Z">
        <w:r w:rsidR="009A346B" w:rsidRPr="00300E9D">
          <w:rPr>
            <w:rFonts w:eastAsia="楷体"/>
            <w:color w:val="000000" w:themeColor="text1"/>
            <w:sz w:val="28"/>
          </w:rPr>
          <w:t>业务层（</w:t>
        </w:r>
        <w:r w:rsidR="009A346B">
          <w:rPr>
            <w:rFonts w:eastAsia="楷体" w:hint="eastAsia"/>
            <w:color w:val="000000" w:themeColor="text1"/>
            <w:sz w:val="28"/>
          </w:rPr>
          <w:t>包含</w:t>
        </w:r>
        <w:r w:rsidR="009A346B" w:rsidRPr="00300E9D">
          <w:rPr>
            <w:rFonts w:eastAsia="楷体"/>
            <w:color w:val="000000" w:themeColor="text1"/>
            <w:sz w:val="28"/>
          </w:rPr>
          <w:t>认证授权、用户管理、任务调度、评测处理等）</w:t>
        </w:r>
      </w:ins>
      <w:ins w:id="64" w:author="hmp241506@outlook.com" w:date="2026-08-07T17:26:00Z" w16du:dateUtc="2026-08-07T09:26:00Z">
        <w:r w:rsidR="009A346B">
          <w:rPr>
            <w:rFonts w:eastAsia="楷体" w:hint="eastAsia"/>
            <w:color w:val="000000" w:themeColor="text1"/>
            <w:sz w:val="28"/>
          </w:rPr>
          <w:t>、</w:t>
        </w:r>
      </w:ins>
      <w:ins w:id="65" w:author="hmp241506@outlook.com" w:date="2026-08-07T17:25:00Z" w16du:dateUtc="2026-08-07T09:25:00Z">
        <w:r w:rsidR="009A346B" w:rsidRPr="00300E9D">
          <w:rPr>
            <w:rFonts w:eastAsia="楷体"/>
            <w:color w:val="000000" w:themeColor="text1"/>
            <w:sz w:val="28"/>
          </w:rPr>
          <w:t>技术层（</w:t>
        </w:r>
        <w:r w:rsidR="009A346B">
          <w:rPr>
            <w:rFonts w:eastAsia="楷体" w:hint="eastAsia"/>
            <w:color w:val="000000" w:themeColor="text1"/>
            <w:sz w:val="28"/>
          </w:rPr>
          <w:t>包含</w:t>
        </w:r>
        <w:r w:rsidR="009A346B" w:rsidRPr="00300E9D">
          <w:rPr>
            <w:rFonts w:eastAsia="楷体"/>
            <w:color w:val="000000" w:themeColor="text1"/>
            <w:sz w:val="28"/>
          </w:rPr>
          <w:t>React</w:t>
        </w:r>
        <w:r w:rsidR="009A346B" w:rsidRPr="00300E9D">
          <w:rPr>
            <w:rFonts w:eastAsia="楷体"/>
            <w:color w:val="000000" w:themeColor="text1"/>
            <w:sz w:val="28"/>
          </w:rPr>
          <w:t>前端、</w:t>
        </w:r>
        <w:r w:rsidR="009A346B" w:rsidRPr="00300E9D">
          <w:rPr>
            <w:rFonts w:eastAsia="楷体"/>
            <w:color w:val="000000" w:themeColor="text1"/>
            <w:sz w:val="28"/>
          </w:rPr>
          <w:t>FastAPI</w:t>
        </w:r>
        <w:r w:rsidR="009A346B" w:rsidRPr="00300E9D">
          <w:rPr>
            <w:rFonts w:eastAsia="楷体"/>
            <w:color w:val="000000" w:themeColor="text1"/>
            <w:sz w:val="28"/>
          </w:rPr>
          <w:t>后端、异步任务队列、</w:t>
        </w:r>
        <w:r w:rsidR="009A346B" w:rsidRPr="00300E9D">
          <w:rPr>
            <w:rFonts w:eastAsia="楷体"/>
            <w:color w:val="000000" w:themeColor="text1"/>
            <w:sz w:val="28"/>
          </w:rPr>
          <w:t>MSS</w:t>
        </w:r>
        <w:r w:rsidR="009A346B" w:rsidRPr="00300E9D">
          <w:rPr>
            <w:rFonts w:eastAsia="楷体"/>
            <w:color w:val="000000" w:themeColor="text1"/>
            <w:sz w:val="28"/>
          </w:rPr>
          <w:t>分离引擎、音频分析组件等）</w:t>
        </w:r>
      </w:ins>
      <w:ins w:id="66" w:author="hmp241506@outlook.com" w:date="2026-08-07T17:26:00Z" w16du:dateUtc="2026-08-07T09:26:00Z">
        <w:r w:rsidR="009A346B">
          <w:rPr>
            <w:rFonts w:eastAsia="楷体" w:hint="eastAsia"/>
            <w:color w:val="000000" w:themeColor="text1"/>
            <w:sz w:val="28"/>
          </w:rPr>
          <w:t>以及</w:t>
        </w:r>
      </w:ins>
      <w:ins w:id="67" w:author="hmp241506@outlook.com" w:date="2026-08-07T17:25:00Z" w16du:dateUtc="2026-08-07T09:25:00Z">
        <w:r w:rsidR="009A346B" w:rsidRPr="00300E9D">
          <w:rPr>
            <w:rFonts w:eastAsia="楷体"/>
            <w:color w:val="000000" w:themeColor="text1"/>
            <w:sz w:val="28"/>
          </w:rPr>
          <w:t>数据层（</w:t>
        </w:r>
        <w:r w:rsidR="009A346B">
          <w:rPr>
            <w:rFonts w:eastAsia="楷体" w:hint="eastAsia"/>
            <w:color w:val="000000" w:themeColor="text1"/>
            <w:sz w:val="28"/>
          </w:rPr>
          <w:t>包含</w:t>
        </w:r>
        <w:r w:rsidR="009A346B" w:rsidRPr="00300E9D">
          <w:rPr>
            <w:rFonts w:eastAsia="楷体"/>
            <w:color w:val="000000" w:themeColor="text1"/>
            <w:sz w:val="28"/>
          </w:rPr>
          <w:t>MySQL</w:t>
        </w:r>
        <w:r w:rsidR="009A346B" w:rsidRPr="00300E9D">
          <w:rPr>
            <w:rFonts w:eastAsia="楷体"/>
            <w:color w:val="000000" w:themeColor="text1"/>
            <w:sz w:val="28"/>
          </w:rPr>
          <w:t>数据库、文件系统存储）。该架构通过前后端分离、任务异步化和模型引擎抽象，保证了系统在高并发评测任务下的可扩展性与维护性，为步骤</w:t>
        </w:r>
        <w:r w:rsidR="009A346B" w:rsidRPr="00300E9D">
          <w:rPr>
            <w:rFonts w:eastAsia="楷体"/>
            <w:color w:val="000000" w:themeColor="text1"/>
            <w:sz w:val="28"/>
          </w:rPr>
          <w:t>S22</w:t>
        </w:r>
        <w:r w:rsidR="009A346B" w:rsidRPr="00300E9D">
          <w:rPr>
            <w:rFonts w:eastAsia="楷体"/>
            <w:color w:val="000000" w:themeColor="text1"/>
            <w:sz w:val="28"/>
          </w:rPr>
          <w:t>所述的并行推理和步骤</w:t>
        </w:r>
        <w:r w:rsidR="009A346B" w:rsidRPr="00300E9D">
          <w:rPr>
            <w:rFonts w:eastAsia="楷体"/>
            <w:color w:val="000000" w:themeColor="text1"/>
            <w:sz w:val="28"/>
          </w:rPr>
          <w:t>S3</w:t>
        </w:r>
        <w:r w:rsidR="009A346B" w:rsidRPr="00300E9D">
          <w:rPr>
            <w:rFonts w:eastAsia="楷体"/>
            <w:color w:val="000000" w:themeColor="text1"/>
            <w:sz w:val="28"/>
          </w:rPr>
          <w:t>的可视化分析提供了稳定的技术基础</w:t>
        </w:r>
        <w:r w:rsidR="009A346B">
          <w:rPr>
            <w:rFonts w:eastAsia="楷体" w:hint="eastAsia"/>
            <w:color w:val="000000" w:themeColor="text1"/>
            <w:sz w:val="28"/>
          </w:rPr>
          <w:t>。</w:t>
        </w:r>
      </w:ins>
      <w:r w:rsidRPr="00E07785">
        <w:rPr>
          <w:rFonts w:eastAsia="楷体"/>
          <w:color w:val="000000" w:themeColor="text1"/>
          <w:sz w:val="28"/>
        </w:rPr>
        <w:t>前后处理流程包括相同的</w:t>
      </w:r>
      <w:r w:rsidRPr="00E07785">
        <w:rPr>
          <w:rFonts w:eastAsia="楷体"/>
          <w:color w:val="000000" w:themeColor="text1"/>
          <w:sz w:val="28"/>
        </w:rPr>
        <w:t>STFT</w:t>
      </w:r>
      <w:r w:rsidRPr="00E07785">
        <w:rPr>
          <w:rFonts w:eastAsia="楷体"/>
          <w:color w:val="000000" w:themeColor="text1"/>
          <w:sz w:val="28"/>
        </w:rPr>
        <w:t>变换参数、窗函数选择和后滤波策略，从而排除了因实现差异导致的性能偏差。并行推理可以通过异步任务队列实现，例如使用</w:t>
      </w:r>
      <w:r w:rsidRPr="00E07785">
        <w:rPr>
          <w:rFonts w:eastAsia="楷体"/>
          <w:color w:val="000000" w:themeColor="text1"/>
          <w:sz w:val="28"/>
        </w:rPr>
        <w:t>Celery</w:t>
      </w:r>
      <w:r w:rsidRPr="00E07785">
        <w:rPr>
          <w:rFonts w:eastAsia="楷体"/>
          <w:color w:val="000000" w:themeColor="text1"/>
          <w:sz w:val="28"/>
        </w:rPr>
        <w:t>或</w:t>
      </w:r>
      <w:r w:rsidRPr="00E07785">
        <w:rPr>
          <w:rFonts w:eastAsia="楷体"/>
          <w:color w:val="000000" w:themeColor="text1"/>
          <w:sz w:val="28"/>
        </w:rPr>
        <w:t>Ray</w:t>
      </w:r>
      <w:r w:rsidRPr="00E07785">
        <w:rPr>
          <w:rFonts w:eastAsia="楷体"/>
          <w:color w:val="000000" w:themeColor="text1"/>
          <w:sz w:val="28"/>
        </w:rPr>
        <w:t>框架，将五种算法的推理任务分发到多个</w:t>
      </w:r>
      <w:r w:rsidRPr="00E07785">
        <w:rPr>
          <w:rFonts w:eastAsia="楷体"/>
          <w:color w:val="000000" w:themeColor="text1"/>
          <w:sz w:val="28"/>
        </w:rPr>
        <w:t>GPU</w:t>
      </w:r>
      <w:r w:rsidRPr="00E07785">
        <w:rPr>
          <w:rFonts w:eastAsia="楷体"/>
          <w:color w:val="000000" w:themeColor="text1"/>
          <w:sz w:val="28"/>
        </w:rPr>
        <w:t>或</w:t>
      </w:r>
      <w:r w:rsidRPr="00E07785">
        <w:rPr>
          <w:rFonts w:eastAsia="楷体"/>
          <w:color w:val="000000" w:themeColor="text1"/>
          <w:sz w:val="28"/>
        </w:rPr>
        <w:t>CPU</w:t>
      </w:r>
      <w:r w:rsidRPr="00E07785">
        <w:rPr>
          <w:rFonts w:eastAsia="楷体"/>
          <w:color w:val="000000" w:themeColor="text1"/>
          <w:sz w:val="28"/>
        </w:rPr>
        <w:t>核心上同时执行，大幅缩短总耗时。</w:t>
      </w:r>
    </w:p>
    <w:p w14:paraId="26AB4CCC" w14:textId="1C6BB19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S23</w:t>
      </w:r>
      <w:r w:rsidRPr="00E07785">
        <w:rPr>
          <w:rFonts w:eastAsia="楷体"/>
          <w:bCs/>
          <w:color w:val="000000" w:themeColor="text1"/>
          <w:sz w:val="28"/>
        </w:rPr>
        <w:t>：分别计算每种算法输出的分离结果相对于纯净源数据的</w:t>
      </w:r>
      <w:r w:rsidRPr="00E07785">
        <w:rPr>
          <w:rFonts w:eastAsia="楷体"/>
          <w:bCs/>
          <w:color w:val="000000" w:themeColor="text1"/>
          <w:sz w:val="28"/>
        </w:rPr>
        <w:t>SDR</w:t>
      </w:r>
      <w:r w:rsidRPr="00E07785">
        <w:rPr>
          <w:rFonts w:eastAsia="楷体"/>
          <w:bCs/>
          <w:color w:val="000000" w:themeColor="text1"/>
          <w:sz w:val="28"/>
        </w:rPr>
        <w:t>、</w:t>
      </w:r>
      <w:r w:rsidRPr="00E07785">
        <w:rPr>
          <w:rFonts w:eastAsia="楷体"/>
          <w:bCs/>
          <w:color w:val="000000" w:themeColor="text1"/>
          <w:sz w:val="28"/>
        </w:rPr>
        <w:t>SIR</w:t>
      </w:r>
      <w:r w:rsidRPr="00E07785">
        <w:rPr>
          <w:rFonts w:eastAsia="楷体"/>
          <w:bCs/>
          <w:color w:val="000000" w:themeColor="text1"/>
          <w:sz w:val="28"/>
        </w:rPr>
        <w:t>、</w:t>
      </w:r>
      <w:r w:rsidRPr="00E07785">
        <w:rPr>
          <w:rFonts w:eastAsia="楷体"/>
          <w:bCs/>
          <w:color w:val="000000" w:themeColor="text1"/>
          <w:sz w:val="28"/>
        </w:rPr>
        <w:t>SAR</w:t>
      </w:r>
      <w:r w:rsidRPr="00E07785">
        <w:rPr>
          <w:rFonts w:eastAsia="楷体"/>
          <w:bCs/>
          <w:color w:val="000000" w:themeColor="text1"/>
          <w:sz w:val="28"/>
        </w:rPr>
        <w:t>和</w:t>
      </w:r>
      <w:r w:rsidRPr="00E07785">
        <w:rPr>
          <w:rFonts w:eastAsia="楷体"/>
          <w:bCs/>
          <w:color w:val="000000" w:themeColor="text1"/>
          <w:sz w:val="28"/>
        </w:rPr>
        <w:t>SI-SDR</w:t>
      </w:r>
      <w:r w:rsidRPr="00E07785">
        <w:rPr>
          <w:rFonts w:eastAsia="楷体"/>
          <w:bCs/>
          <w:color w:val="000000" w:themeColor="text1"/>
          <w:sz w:val="28"/>
        </w:rPr>
        <w:t>，并通过对同一混合音频数据多次重复推理统计得到标准差和置信区间作为误差区间。</w:t>
      </w:r>
    </w:p>
    <w:p w14:paraId="14ADF24C" w14:textId="3E49687D"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在计算客观评估指标时，设纯净源信号为</w:t>
      </w:r>
      <m:oMath>
        <m:r>
          <w:rPr>
            <w:rFonts w:ascii="Cambria Math" w:eastAsia="楷体" w:hAnsi="Cambria Math"/>
            <w:color w:val="000000" w:themeColor="text1"/>
            <w:sz w:val="28"/>
          </w:rPr>
          <m:t>s(t)</m:t>
        </m:r>
      </m:oMath>
      <w:r w:rsidRPr="00E07785">
        <w:rPr>
          <w:rFonts w:eastAsia="楷体"/>
          <w:color w:val="000000" w:themeColor="text1"/>
          <w:sz w:val="28"/>
        </w:rPr>
        <w:t>，分离结果为</w:t>
      </w:r>
      <m:oMath>
        <m:acc>
          <m:accPr>
            <m:ctrlPr>
              <w:rPr>
                <w:rFonts w:ascii="Cambria Math" w:eastAsia="楷体" w:hAnsi="Cambria Math"/>
                <w:i/>
                <w:color w:val="000000" w:themeColor="text1"/>
                <w:sz w:val="28"/>
              </w:rPr>
            </m:ctrlPr>
          </m:accPr>
          <m:e>
            <m:r>
              <w:rPr>
                <w:rFonts w:ascii="Cambria Math" w:eastAsia="楷体" w:hAnsi="Cambria Math"/>
                <w:color w:val="000000" w:themeColor="text1"/>
                <w:sz w:val="28"/>
              </w:rPr>
              <m:t>s</m:t>
            </m:r>
          </m:e>
        </m:acc>
        <m:r>
          <w:rPr>
            <w:rFonts w:ascii="Cambria Math" w:eastAsia="楷体" w:hAnsi="Cambria Math"/>
            <w:color w:val="000000" w:themeColor="text1"/>
            <w:sz w:val="28"/>
          </w:rPr>
          <m:t>(t)</m:t>
        </m:r>
      </m:oMath>
      <w:r w:rsidRPr="00E07785">
        <w:rPr>
          <w:rFonts w:eastAsia="楷体"/>
          <w:color w:val="000000" w:themeColor="text1"/>
          <w:sz w:val="28"/>
        </w:rPr>
        <w:t>，则各指标的计算方式如下：</w:t>
      </w:r>
    </w:p>
    <w:p w14:paraId="70350C52"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SDR</w:t>
      </w:r>
      <w:r w:rsidRPr="00E07785">
        <w:rPr>
          <w:rFonts w:eastAsia="楷体"/>
          <w:bCs/>
          <w:color w:val="000000" w:themeColor="text1"/>
          <w:sz w:val="28"/>
        </w:rPr>
        <w:t>（信噪比）</w:t>
      </w:r>
      <w:r w:rsidRPr="00E07785">
        <w:rPr>
          <w:rFonts w:eastAsia="楷体"/>
          <w:color w:val="000000" w:themeColor="text1"/>
          <w:sz w:val="28"/>
        </w:rPr>
        <w:t>：衡量整体分离质量，计算公式为：</w:t>
      </w:r>
    </w:p>
    <w:p w14:paraId="78F3C76A" w14:textId="4EF55CFD" w:rsidR="00665EE7" w:rsidRPr="00E07785" w:rsidRDefault="006B192D" w:rsidP="00665EE7">
      <w:pPr>
        <w:spacing w:line="360" w:lineRule="auto"/>
        <w:jc w:val="center"/>
        <w:rPr>
          <w:rFonts w:eastAsia="楷体"/>
          <w:color w:val="000000" w:themeColor="text1"/>
          <w:sz w:val="28"/>
        </w:rPr>
      </w:pPr>
      <m:oMathPara>
        <m:oMath>
          <m:r>
            <w:rPr>
              <w:rFonts w:ascii="Cambria Math" w:eastAsia="楷体" w:hAnsi="Cambria Math"/>
              <w:color w:val="000000" w:themeColor="text1"/>
              <w:sz w:val="28"/>
            </w:rPr>
            <w:lastRenderedPageBreak/>
            <m:t>SDR=10lo</m:t>
          </m:r>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g</m:t>
              </m:r>
            </m:e>
            <m:sub>
              <m:r>
                <w:rPr>
                  <w:rFonts w:ascii="Cambria Math" w:eastAsia="楷体" w:hAnsi="Cambria Math"/>
                  <w:color w:val="000000" w:themeColor="text1"/>
                  <w:sz w:val="28"/>
                </w:rPr>
                <m:t>10</m:t>
              </m:r>
            </m:sub>
          </m:sSub>
          <m:d>
            <m:dPr>
              <m:ctrlPr>
                <w:rPr>
                  <w:rFonts w:ascii="Cambria Math" w:eastAsia="楷体" w:hAnsi="Cambria Math"/>
                  <w:i/>
                  <w:color w:val="000000" w:themeColor="text1"/>
                  <w:sz w:val="28"/>
                </w:rPr>
              </m:ctrlPr>
            </m:dPr>
            <m:e>
              <m:f>
                <m:fPr>
                  <m:ctrlPr>
                    <w:rPr>
                      <w:rFonts w:ascii="Cambria Math" w:eastAsia="楷体" w:hAnsi="Cambria Math"/>
                      <w:i/>
                      <w:color w:val="000000" w:themeColor="text1"/>
                      <w:sz w:val="28"/>
                    </w:rPr>
                  </m:ctrlPr>
                </m:fPr>
                <m:num>
                  <m:sSup>
                    <m:sSupPr>
                      <m:ctrlPr>
                        <w:rPr>
                          <w:rFonts w:ascii="Cambria Math" w:eastAsia="楷体" w:hAnsi="Cambria Math"/>
                          <w:i/>
                          <w:color w:val="000000" w:themeColor="text1"/>
                          <w:sz w:val="28"/>
                        </w:rPr>
                      </m:ctrlPr>
                    </m:sSupPr>
                    <m:e>
                      <m:d>
                        <m:dPr>
                          <m:begChr m:val="‖"/>
                          <m:endChr m:val="‖"/>
                          <m:ctrlPr>
                            <w:rPr>
                              <w:rFonts w:ascii="Cambria Math" w:eastAsia="楷体" w:hAnsi="Cambria Math"/>
                              <w:i/>
                              <w:color w:val="000000" w:themeColor="text1"/>
                              <w:sz w:val="28"/>
                            </w:rPr>
                          </m:ctrlPr>
                        </m:dPr>
                        <m:e>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s</m:t>
                              </m:r>
                            </m:e>
                            <m:sub>
                              <m:r>
                                <w:rPr>
                                  <w:rFonts w:ascii="Cambria Math" w:eastAsia="楷体" w:hAnsi="Cambria Math"/>
                                  <w:color w:val="000000" w:themeColor="text1"/>
                                  <w:sz w:val="28"/>
                                </w:rPr>
                                <m:t>target</m:t>
                              </m:r>
                            </m:sub>
                          </m:sSub>
                        </m:e>
                      </m:d>
                    </m:e>
                    <m:sup>
                      <m:r>
                        <w:rPr>
                          <w:rFonts w:ascii="Cambria Math" w:eastAsia="楷体" w:hAnsi="Cambria Math"/>
                          <w:color w:val="000000" w:themeColor="text1"/>
                          <w:sz w:val="28"/>
                        </w:rPr>
                        <m:t>2</m:t>
                      </m:r>
                    </m:sup>
                  </m:sSup>
                </m:num>
                <m:den>
                  <m:sSup>
                    <m:sSupPr>
                      <m:ctrlPr>
                        <w:rPr>
                          <w:rFonts w:ascii="Cambria Math" w:eastAsia="楷体" w:hAnsi="Cambria Math"/>
                          <w:i/>
                          <w:color w:val="000000" w:themeColor="text1"/>
                          <w:sz w:val="28"/>
                        </w:rPr>
                      </m:ctrlPr>
                    </m:sSupPr>
                    <m:e>
                      <m:d>
                        <m:dPr>
                          <m:begChr m:val="‖"/>
                          <m:endChr m:val="‖"/>
                          <m:ctrlPr>
                            <w:rPr>
                              <w:rFonts w:ascii="Cambria Math" w:eastAsia="楷体" w:hAnsi="Cambria Math"/>
                              <w:i/>
                              <w:color w:val="000000" w:themeColor="text1"/>
                              <w:sz w:val="28"/>
                            </w:rPr>
                          </m:ctrlPr>
                        </m:dPr>
                        <m:e>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e</m:t>
                              </m:r>
                            </m:e>
                            <m:sub>
                              <m:r>
                                <w:rPr>
                                  <w:rFonts w:ascii="Cambria Math" w:eastAsia="楷体" w:hAnsi="Cambria Math"/>
                                  <w:color w:val="000000" w:themeColor="text1"/>
                                  <w:sz w:val="28"/>
                                </w:rPr>
                                <m:t>interf</m:t>
                              </m:r>
                            </m:sub>
                          </m:sSub>
                          <m:r>
                            <w:rPr>
                              <w:rFonts w:ascii="Cambria Math" w:eastAsia="楷体" w:hAnsi="Cambria Math"/>
                              <w:color w:val="000000" w:themeColor="text1"/>
                              <w:sz w:val="28"/>
                            </w:rPr>
                            <m:t>+</m:t>
                          </m:r>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e</m:t>
                              </m:r>
                            </m:e>
                            <m:sub>
                              <m:r>
                                <w:rPr>
                                  <w:rFonts w:ascii="Cambria Math" w:eastAsia="楷体" w:hAnsi="Cambria Math"/>
                                  <w:color w:val="000000" w:themeColor="text1"/>
                                  <w:sz w:val="28"/>
                                </w:rPr>
                                <m:t>artif</m:t>
                              </m:r>
                            </m:sub>
                          </m:sSub>
                        </m:e>
                      </m:d>
                    </m:e>
                    <m:sup>
                      <m:r>
                        <w:rPr>
                          <w:rFonts w:ascii="Cambria Math" w:eastAsia="楷体" w:hAnsi="Cambria Math"/>
                          <w:color w:val="000000" w:themeColor="text1"/>
                          <w:sz w:val="28"/>
                        </w:rPr>
                        <m:t>2</m:t>
                      </m:r>
                    </m:sup>
                  </m:sSup>
                </m:den>
              </m:f>
            </m:e>
          </m:d>
        </m:oMath>
      </m:oMathPara>
    </w:p>
    <w:p w14:paraId="3E26A744" w14:textId="45D2B8CB"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其中</w:t>
      </w:r>
      <w:r w:rsidR="006B192D" w:rsidRPr="00E07785">
        <w:rPr>
          <w:rFonts w:eastAsia="楷体" w:hint="eastAsia"/>
          <w:color w:val="000000" w:themeColor="text1"/>
          <w:sz w:val="28"/>
        </w:rPr>
        <w:t>，</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s</m:t>
            </m:r>
          </m:e>
          <m:sub>
            <m:r>
              <w:rPr>
                <w:rFonts w:ascii="Cambria Math" w:eastAsia="楷体" w:hAnsi="Cambria Math"/>
                <w:color w:val="000000" w:themeColor="text1"/>
                <w:sz w:val="28"/>
              </w:rPr>
              <m:t>target</m:t>
            </m:r>
          </m:sub>
        </m:sSub>
      </m:oMath>
      <w:r w:rsidRPr="00E07785">
        <w:rPr>
          <w:rFonts w:eastAsia="楷体"/>
          <w:color w:val="000000" w:themeColor="text1"/>
          <w:sz w:val="28"/>
        </w:rPr>
        <w:t>为投影到纯净源方向上的目标分量，</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e</m:t>
            </m:r>
          </m:e>
          <m:sub>
            <m:r>
              <w:rPr>
                <w:rFonts w:ascii="Cambria Math" w:eastAsia="楷体" w:hAnsi="Cambria Math"/>
                <w:color w:val="000000" w:themeColor="text1"/>
                <w:sz w:val="28"/>
              </w:rPr>
              <m:t>interf</m:t>
            </m:r>
          </m:sub>
        </m:sSub>
      </m:oMath>
      <w:r w:rsidRPr="00E07785">
        <w:rPr>
          <w:rFonts w:eastAsia="楷体"/>
          <w:color w:val="000000" w:themeColor="text1"/>
          <w:sz w:val="28"/>
        </w:rPr>
        <w:t>为来自其他声源的干扰分量，为</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e</m:t>
            </m:r>
          </m:e>
          <m:sub>
            <m:r>
              <w:rPr>
                <w:rFonts w:ascii="Cambria Math" w:eastAsia="楷体" w:hAnsi="Cambria Math"/>
                <w:color w:val="000000" w:themeColor="text1"/>
                <w:sz w:val="28"/>
              </w:rPr>
              <m:t>artif</m:t>
            </m:r>
          </m:sub>
        </m:sSub>
      </m:oMath>
      <w:r w:rsidRPr="00E07785">
        <w:rPr>
          <w:rFonts w:eastAsia="楷体"/>
          <w:color w:val="000000" w:themeColor="text1"/>
          <w:sz w:val="28"/>
        </w:rPr>
        <w:t>算法引入的人工伪影分量。</w:t>
      </w:r>
      <w:r w:rsidRPr="00E07785">
        <w:rPr>
          <w:rFonts w:eastAsia="楷体"/>
          <w:color w:val="000000" w:themeColor="text1"/>
          <w:sz w:val="28"/>
        </w:rPr>
        <w:t>SDR</w:t>
      </w:r>
      <w:r w:rsidRPr="00E07785">
        <w:rPr>
          <w:rFonts w:eastAsia="楷体"/>
          <w:color w:val="000000" w:themeColor="text1"/>
          <w:sz w:val="28"/>
        </w:rPr>
        <w:t>越高表示分离结果越接近纯净源。</w:t>
      </w:r>
    </w:p>
    <w:p w14:paraId="6BEBB0BF"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SIR</w:t>
      </w:r>
      <w:r w:rsidRPr="00E07785">
        <w:rPr>
          <w:rFonts w:eastAsia="楷体"/>
          <w:bCs/>
          <w:color w:val="000000" w:themeColor="text1"/>
          <w:sz w:val="28"/>
        </w:rPr>
        <w:t>（源图像比）</w:t>
      </w:r>
      <w:r w:rsidRPr="00E07785">
        <w:rPr>
          <w:rFonts w:eastAsia="楷体"/>
          <w:color w:val="000000" w:themeColor="text1"/>
          <w:sz w:val="28"/>
        </w:rPr>
        <w:t>：衡量声源泄漏程度，计算公式为：</w:t>
      </w:r>
    </w:p>
    <w:p w14:paraId="0FFCB0D8" w14:textId="73384482" w:rsidR="006B192D" w:rsidRPr="00E07785" w:rsidRDefault="006B192D" w:rsidP="006B192D">
      <w:pPr>
        <w:spacing w:line="360" w:lineRule="auto"/>
        <w:jc w:val="center"/>
        <w:rPr>
          <w:rFonts w:eastAsia="楷体"/>
          <w:color w:val="000000" w:themeColor="text1"/>
          <w:sz w:val="28"/>
        </w:rPr>
      </w:pPr>
      <m:oMathPara>
        <m:oMath>
          <m:r>
            <w:rPr>
              <w:rFonts w:ascii="Cambria Math" w:eastAsia="楷体" w:hAnsi="Cambria Math"/>
              <w:color w:val="000000" w:themeColor="text1"/>
              <w:sz w:val="28"/>
            </w:rPr>
            <m:t>SIR=10lo</m:t>
          </m:r>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g</m:t>
              </m:r>
            </m:e>
            <m:sub>
              <m:r>
                <w:rPr>
                  <w:rFonts w:ascii="Cambria Math" w:eastAsia="楷体" w:hAnsi="Cambria Math"/>
                  <w:color w:val="000000" w:themeColor="text1"/>
                  <w:sz w:val="28"/>
                </w:rPr>
                <m:t>10</m:t>
              </m:r>
            </m:sub>
          </m:sSub>
          <m:d>
            <m:dPr>
              <m:ctrlPr>
                <w:rPr>
                  <w:rFonts w:ascii="Cambria Math" w:eastAsia="楷体" w:hAnsi="Cambria Math"/>
                  <w:i/>
                  <w:color w:val="000000" w:themeColor="text1"/>
                  <w:sz w:val="28"/>
                </w:rPr>
              </m:ctrlPr>
            </m:dPr>
            <m:e>
              <m:f>
                <m:fPr>
                  <m:ctrlPr>
                    <w:rPr>
                      <w:rFonts w:ascii="Cambria Math" w:eastAsia="楷体" w:hAnsi="Cambria Math"/>
                      <w:i/>
                      <w:color w:val="000000" w:themeColor="text1"/>
                      <w:sz w:val="28"/>
                    </w:rPr>
                  </m:ctrlPr>
                </m:fPr>
                <m:num>
                  <m:sSup>
                    <m:sSupPr>
                      <m:ctrlPr>
                        <w:rPr>
                          <w:rFonts w:ascii="Cambria Math" w:eastAsia="楷体" w:hAnsi="Cambria Math"/>
                          <w:i/>
                          <w:color w:val="000000" w:themeColor="text1"/>
                          <w:sz w:val="28"/>
                        </w:rPr>
                      </m:ctrlPr>
                    </m:sSupPr>
                    <m:e>
                      <m:d>
                        <m:dPr>
                          <m:begChr m:val="‖"/>
                          <m:endChr m:val="‖"/>
                          <m:ctrlPr>
                            <w:rPr>
                              <w:rFonts w:ascii="Cambria Math" w:eastAsia="楷体" w:hAnsi="Cambria Math"/>
                              <w:i/>
                              <w:color w:val="000000" w:themeColor="text1"/>
                              <w:sz w:val="28"/>
                            </w:rPr>
                          </m:ctrlPr>
                        </m:dPr>
                        <m:e>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s</m:t>
                              </m:r>
                            </m:e>
                            <m:sub>
                              <m:r>
                                <w:rPr>
                                  <w:rFonts w:ascii="Cambria Math" w:eastAsia="楷体" w:hAnsi="Cambria Math"/>
                                  <w:color w:val="000000" w:themeColor="text1"/>
                                  <w:sz w:val="28"/>
                                </w:rPr>
                                <m:t>target</m:t>
                              </m:r>
                            </m:sub>
                          </m:sSub>
                        </m:e>
                      </m:d>
                    </m:e>
                    <m:sup>
                      <m:r>
                        <w:rPr>
                          <w:rFonts w:ascii="Cambria Math" w:eastAsia="楷体" w:hAnsi="Cambria Math"/>
                          <w:color w:val="000000" w:themeColor="text1"/>
                          <w:sz w:val="28"/>
                        </w:rPr>
                        <m:t>2</m:t>
                      </m:r>
                    </m:sup>
                  </m:sSup>
                </m:num>
                <m:den>
                  <m:sSup>
                    <m:sSupPr>
                      <m:ctrlPr>
                        <w:rPr>
                          <w:rFonts w:ascii="Cambria Math" w:eastAsia="楷体" w:hAnsi="Cambria Math"/>
                          <w:i/>
                          <w:color w:val="000000" w:themeColor="text1"/>
                          <w:sz w:val="28"/>
                        </w:rPr>
                      </m:ctrlPr>
                    </m:sSupPr>
                    <m:e>
                      <m:d>
                        <m:dPr>
                          <m:begChr m:val="‖"/>
                          <m:endChr m:val="‖"/>
                          <m:ctrlPr>
                            <w:rPr>
                              <w:rFonts w:ascii="Cambria Math" w:eastAsia="楷体" w:hAnsi="Cambria Math"/>
                              <w:i/>
                              <w:color w:val="000000" w:themeColor="text1"/>
                              <w:sz w:val="28"/>
                            </w:rPr>
                          </m:ctrlPr>
                        </m:dPr>
                        <m:e>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e</m:t>
                              </m:r>
                            </m:e>
                            <m:sub>
                              <m:r>
                                <w:rPr>
                                  <w:rFonts w:ascii="Cambria Math" w:eastAsia="楷体" w:hAnsi="Cambria Math"/>
                                  <w:color w:val="000000" w:themeColor="text1"/>
                                  <w:sz w:val="28"/>
                                </w:rPr>
                                <m:t>interf</m:t>
                              </m:r>
                            </m:sub>
                          </m:sSub>
                        </m:e>
                      </m:d>
                    </m:e>
                    <m:sup>
                      <m:r>
                        <w:rPr>
                          <w:rFonts w:ascii="Cambria Math" w:eastAsia="楷体" w:hAnsi="Cambria Math"/>
                          <w:color w:val="000000" w:themeColor="text1"/>
                          <w:sz w:val="28"/>
                        </w:rPr>
                        <m:t>2</m:t>
                      </m:r>
                    </m:sup>
                  </m:sSup>
                </m:den>
              </m:f>
            </m:e>
          </m:d>
        </m:oMath>
      </m:oMathPara>
    </w:p>
    <w:p w14:paraId="4BE86F72"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SIR</w:t>
      </w:r>
      <w:r w:rsidRPr="00E07785">
        <w:rPr>
          <w:rFonts w:eastAsia="楷体"/>
          <w:color w:val="000000" w:themeColor="text1"/>
          <w:sz w:val="28"/>
        </w:rPr>
        <w:t>越高表示其他声源的泄漏越少。</w:t>
      </w:r>
    </w:p>
    <w:p w14:paraId="2F083D29"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SAR</w:t>
      </w:r>
      <w:r w:rsidRPr="00E07785">
        <w:rPr>
          <w:rFonts w:eastAsia="楷体"/>
          <w:bCs/>
          <w:color w:val="000000" w:themeColor="text1"/>
          <w:sz w:val="28"/>
        </w:rPr>
        <w:t>（源人工比）</w:t>
      </w:r>
      <w:r w:rsidRPr="00E07785">
        <w:rPr>
          <w:rFonts w:eastAsia="楷体"/>
          <w:color w:val="000000" w:themeColor="text1"/>
          <w:sz w:val="28"/>
        </w:rPr>
        <w:t>：衡量伪影引入程度，计算公式为：</w:t>
      </w:r>
    </w:p>
    <w:p w14:paraId="05EC3C5E" w14:textId="13490306" w:rsidR="006B192D" w:rsidRPr="00E07785" w:rsidRDefault="006B192D" w:rsidP="006B192D">
      <w:pPr>
        <w:spacing w:line="360" w:lineRule="auto"/>
        <w:jc w:val="center"/>
        <w:rPr>
          <w:rFonts w:eastAsia="楷体"/>
          <w:color w:val="000000" w:themeColor="text1"/>
          <w:sz w:val="28"/>
        </w:rPr>
      </w:pPr>
      <m:oMathPara>
        <m:oMath>
          <m:r>
            <w:rPr>
              <w:rFonts w:ascii="Cambria Math" w:eastAsia="楷体" w:hAnsi="Cambria Math"/>
              <w:color w:val="000000" w:themeColor="text1"/>
              <w:sz w:val="28"/>
            </w:rPr>
            <m:t>SAR=10lo</m:t>
          </m:r>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g</m:t>
              </m:r>
            </m:e>
            <m:sub>
              <m:r>
                <w:rPr>
                  <w:rFonts w:ascii="Cambria Math" w:eastAsia="楷体" w:hAnsi="Cambria Math"/>
                  <w:color w:val="000000" w:themeColor="text1"/>
                  <w:sz w:val="28"/>
                </w:rPr>
                <m:t>10</m:t>
              </m:r>
            </m:sub>
          </m:sSub>
          <m:d>
            <m:dPr>
              <m:ctrlPr>
                <w:rPr>
                  <w:rFonts w:ascii="Cambria Math" w:eastAsia="楷体" w:hAnsi="Cambria Math"/>
                  <w:i/>
                  <w:color w:val="000000" w:themeColor="text1"/>
                  <w:sz w:val="28"/>
                </w:rPr>
              </m:ctrlPr>
            </m:dPr>
            <m:e>
              <m:f>
                <m:fPr>
                  <m:ctrlPr>
                    <w:rPr>
                      <w:rFonts w:ascii="Cambria Math" w:eastAsia="楷体" w:hAnsi="Cambria Math"/>
                      <w:i/>
                      <w:color w:val="000000" w:themeColor="text1"/>
                      <w:sz w:val="28"/>
                    </w:rPr>
                  </m:ctrlPr>
                </m:fPr>
                <m:num>
                  <m:sSup>
                    <m:sSupPr>
                      <m:ctrlPr>
                        <w:rPr>
                          <w:rFonts w:ascii="Cambria Math" w:eastAsia="楷体" w:hAnsi="Cambria Math"/>
                          <w:i/>
                          <w:color w:val="000000" w:themeColor="text1"/>
                          <w:sz w:val="28"/>
                        </w:rPr>
                      </m:ctrlPr>
                    </m:sSupPr>
                    <m:e>
                      <m:d>
                        <m:dPr>
                          <m:begChr m:val="‖"/>
                          <m:endChr m:val="‖"/>
                          <m:ctrlPr>
                            <w:rPr>
                              <w:rFonts w:ascii="Cambria Math" w:eastAsia="楷体" w:hAnsi="Cambria Math"/>
                              <w:i/>
                              <w:color w:val="000000" w:themeColor="text1"/>
                              <w:sz w:val="28"/>
                            </w:rPr>
                          </m:ctrlPr>
                        </m:dPr>
                        <m:e>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s</m:t>
                              </m:r>
                            </m:e>
                            <m:sub>
                              <m:r>
                                <w:rPr>
                                  <w:rFonts w:ascii="Cambria Math" w:eastAsia="楷体" w:hAnsi="Cambria Math"/>
                                  <w:color w:val="000000" w:themeColor="text1"/>
                                  <w:sz w:val="28"/>
                                </w:rPr>
                                <m:t>target</m:t>
                              </m:r>
                            </m:sub>
                          </m:sSub>
                          <m:r>
                            <w:rPr>
                              <w:rFonts w:ascii="Cambria Math" w:eastAsia="楷体" w:hAnsi="Cambria Math"/>
                              <w:color w:val="000000" w:themeColor="text1"/>
                              <w:sz w:val="28"/>
                            </w:rPr>
                            <m:t>+</m:t>
                          </m:r>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e</m:t>
                              </m:r>
                            </m:e>
                            <m:sub>
                              <m:r>
                                <w:rPr>
                                  <w:rFonts w:ascii="Cambria Math" w:eastAsia="楷体" w:hAnsi="Cambria Math"/>
                                  <w:color w:val="000000" w:themeColor="text1"/>
                                  <w:sz w:val="28"/>
                                </w:rPr>
                                <m:t>interf</m:t>
                              </m:r>
                            </m:sub>
                          </m:sSub>
                        </m:e>
                      </m:d>
                    </m:e>
                    <m:sup>
                      <m:r>
                        <w:rPr>
                          <w:rFonts w:ascii="Cambria Math" w:eastAsia="楷体" w:hAnsi="Cambria Math"/>
                          <w:color w:val="000000" w:themeColor="text1"/>
                          <w:sz w:val="28"/>
                        </w:rPr>
                        <m:t>2</m:t>
                      </m:r>
                    </m:sup>
                  </m:sSup>
                </m:num>
                <m:den>
                  <m:sSup>
                    <m:sSupPr>
                      <m:ctrlPr>
                        <w:rPr>
                          <w:rFonts w:ascii="Cambria Math" w:eastAsia="楷体" w:hAnsi="Cambria Math"/>
                          <w:i/>
                          <w:color w:val="000000" w:themeColor="text1"/>
                          <w:sz w:val="28"/>
                        </w:rPr>
                      </m:ctrlPr>
                    </m:sSupPr>
                    <m:e>
                      <m:d>
                        <m:dPr>
                          <m:begChr m:val="‖"/>
                          <m:endChr m:val="‖"/>
                          <m:ctrlPr>
                            <w:rPr>
                              <w:rFonts w:ascii="Cambria Math" w:eastAsia="楷体" w:hAnsi="Cambria Math"/>
                              <w:i/>
                              <w:color w:val="000000" w:themeColor="text1"/>
                              <w:sz w:val="28"/>
                            </w:rPr>
                          </m:ctrlPr>
                        </m:dPr>
                        <m:e>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e</m:t>
                              </m:r>
                            </m:e>
                            <m:sub>
                              <m:r>
                                <w:rPr>
                                  <w:rFonts w:ascii="Cambria Math" w:eastAsia="楷体" w:hAnsi="Cambria Math"/>
                                  <w:color w:val="000000" w:themeColor="text1"/>
                                  <w:sz w:val="28"/>
                                </w:rPr>
                                <m:t>artif</m:t>
                              </m:r>
                            </m:sub>
                          </m:sSub>
                        </m:e>
                      </m:d>
                    </m:e>
                    <m:sup>
                      <m:r>
                        <w:rPr>
                          <w:rFonts w:ascii="Cambria Math" w:eastAsia="楷体" w:hAnsi="Cambria Math"/>
                          <w:color w:val="000000" w:themeColor="text1"/>
                          <w:sz w:val="28"/>
                        </w:rPr>
                        <m:t>2</m:t>
                      </m:r>
                    </m:sup>
                  </m:sSup>
                </m:den>
              </m:f>
            </m:e>
          </m:d>
        </m:oMath>
      </m:oMathPara>
    </w:p>
    <w:p w14:paraId="6A1F1214"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SAR</w:t>
      </w:r>
      <w:r w:rsidRPr="00E07785">
        <w:rPr>
          <w:rFonts w:eastAsia="楷体"/>
          <w:color w:val="000000" w:themeColor="text1"/>
          <w:sz w:val="28"/>
        </w:rPr>
        <w:t>越高表示算法引入的伪影越少。</w:t>
      </w:r>
    </w:p>
    <w:p w14:paraId="45056E58"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SI-SDR</w:t>
      </w:r>
      <w:r w:rsidRPr="00E07785">
        <w:rPr>
          <w:rFonts w:eastAsia="楷体"/>
          <w:bCs/>
          <w:color w:val="000000" w:themeColor="text1"/>
          <w:sz w:val="28"/>
        </w:rPr>
        <w:t>（尺度不变信噪比）</w:t>
      </w:r>
      <w:r w:rsidRPr="00E07785">
        <w:rPr>
          <w:rFonts w:eastAsia="楷体"/>
          <w:color w:val="000000" w:themeColor="text1"/>
          <w:sz w:val="28"/>
        </w:rPr>
        <w:t>：</w:t>
      </w:r>
      <w:r w:rsidRPr="00E07785">
        <w:rPr>
          <w:rFonts w:eastAsia="楷体"/>
          <w:color w:val="000000" w:themeColor="text1"/>
          <w:sz w:val="28"/>
        </w:rPr>
        <w:t>SDR</w:t>
      </w:r>
      <w:r w:rsidRPr="00E07785">
        <w:rPr>
          <w:rFonts w:eastAsia="楷体"/>
          <w:color w:val="000000" w:themeColor="text1"/>
          <w:sz w:val="28"/>
        </w:rPr>
        <w:t>的改进版本，对幅度缩放不敏感，计算公式为：</w:t>
      </w:r>
    </w:p>
    <w:p w14:paraId="55A557F0" w14:textId="7C5DA7D9" w:rsidR="006B192D" w:rsidRPr="00E07785" w:rsidRDefault="006B192D" w:rsidP="006B192D">
      <w:pPr>
        <w:spacing w:line="360" w:lineRule="auto"/>
        <w:jc w:val="center"/>
        <w:rPr>
          <w:rFonts w:eastAsia="楷体"/>
          <w:color w:val="000000" w:themeColor="text1"/>
          <w:sz w:val="28"/>
        </w:rPr>
      </w:pPr>
      <m:oMathPara>
        <m:oMath>
          <m:r>
            <w:rPr>
              <w:rFonts w:ascii="Cambria Math" w:eastAsia="楷体" w:hAnsi="Cambria Math"/>
              <w:color w:val="000000" w:themeColor="text1"/>
              <w:sz w:val="28"/>
            </w:rPr>
            <m:t>SI</m:t>
          </m:r>
          <m:r>
            <w:rPr>
              <w:rFonts w:ascii="Cambria Math" w:eastAsia="楷体" w:hAnsi="Cambria Math" w:cs="Cambria Math"/>
              <w:color w:val="000000" w:themeColor="text1"/>
              <w:sz w:val="28"/>
            </w:rPr>
            <m:t>-</m:t>
          </m:r>
          <m:r>
            <w:rPr>
              <w:rFonts w:ascii="Cambria Math" w:eastAsia="楷体" w:hAnsi="Cambria Math"/>
              <w:color w:val="000000" w:themeColor="text1"/>
              <w:sz w:val="28"/>
            </w:rPr>
            <m:t>SDR=10lo</m:t>
          </m:r>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g</m:t>
              </m:r>
            </m:e>
            <m:sub>
              <m:r>
                <w:rPr>
                  <w:rFonts w:ascii="Cambria Math" w:eastAsia="楷体" w:hAnsi="Cambria Math"/>
                  <w:color w:val="000000" w:themeColor="text1"/>
                  <w:sz w:val="28"/>
                </w:rPr>
                <m:t>10</m:t>
              </m:r>
            </m:sub>
          </m:sSub>
          <m:d>
            <m:dPr>
              <m:ctrlPr>
                <w:rPr>
                  <w:rFonts w:ascii="Cambria Math" w:eastAsia="楷体" w:hAnsi="Cambria Math"/>
                  <w:i/>
                  <w:color w:val="000000" w:themeColor="text1"/>
                  <w:sz w:val="28"/>
                </w:rPr>
              </m:ctrlPr>
            </m:dPr>
            <m:e>
              <m:f>
                <m:fPr>
                  <m:ctrlPr>
                    <w:rPr>
                      <w:rFonts w:ascii="Cambria Math" w:eastAsia="楷体" w:hAnsi="Cambria Math"/>
                      <w:i/>
                      <w:color w:val="000000" w:themeColor="text1"/>
                      <w:sz w:val="28"/>
                    </w:rPr>
                  </m:ctrlPr>
                </m:fPr>
                <m:num>
                  <m:sSup>
                    <m:sSupPr>
                      <m:ctrlPr>
                        <w:rPr>
                          <w:rFonts w:ascii="Cambria Math" w:eastAsia="楷体" w:hAnsi="Cambria Math"/>
                          <w:i/>
                          <w:color w:val="000000" w:themeColor="text1"/>
                          <w:sz w:val="28"/>
                        </w:rPr>
                      </m:ctrlPr>
                    </m:sSupPr>
                    <m:e>
                      <m:d>
                        <m:dPr>
                          <m:begChr m:val="‖"/>
                          <m:endChr m:val="‖"/>
                          <m:ctrlPr>
                            <w:rPr>
                              <w:rFonts w:ascii="Cambria Math" w:eastAsia="楷体" w:hAnsi="Cambria Math"/>
                              <w:i/>
                              <w:color w:val="000000" w:themeColor="text1"/>
                              <w:sz w:val="28"/>
                            </w:rPr>
                          </m:ctrlPr>
                        </m:dPr>
                        <m:e>
                          <m:r>
                            <w:rPr>
                              <w:rFonts w:ascii="Cambria Math" w:eastAsia="楷体" w:hAnsi="Cambria Math"/>
                              <w:color w:val="000000" w:themeColor="text1"/>
                              <w:sz w:val="28"/>
                            </w:rPr>
                            <m:t>α∙s</m:t>
                          </m:r>
                        </m:e>
                      </m:d>
                    </m:e>
                    <m:sup>
                      <m:r>
                        <w:rPr>
                          <w:rFonts w:ascii="Cambria Math" w:eastAsia="楷体" w:hAnsi="Cambria Math"/>
                          <w:color w:val="000000" w:themeColor="text1"/>
                          <w:sz w:val="28"/>
                        </w:rPr>
                        <m:t>2</m:t>
                      </m:r>
                    </m:sup>
                  </m:sSup>
                </m:num>
                <m:den>
                  <m:sSup>
                    <m:sSupPr>
                      <m:ctrlPr>
                        <w:rPr>
                          <w:rFonts w:ascii="Cambria Math" w:eastAsia="楷体" w:hAnsi="Cambria Math"/>
                          <w:i/>
                          <w:color w:val="000000" w:themeColor="text1"/>
                          <w:sz w:val="28"/>
                        </w:rPr>
                      </m:ctrlPr>
                    </m:sSupPr>
                    <m:e>
                      <m:d>
                        <m:dPr>
                          <m:begChr m:val="‖"/>
                          <m:endChr m:val="‖"/>
                          <m:ctrlPr>
                            <w:rPr>
                              <w:rFonts w:ascii="Cambria Math" w:eastAsia="楷体" w:hAnsi="Cambria Math"/>
                              <w:i/>
                              <w:color w:val="000000" w:themeColor="text1"/>
                              <w:sz w:val="28"/>
                            </w:rPr>
                          </m:ctrlPr>
                        </m:dPr>
                        <m:e>
                          <m:r>
                            <w:rPr>
                              <w:rFonts w:ascii="Cambria Math" w:eastAsia="楷体" w:hAnsi="Cambria Math"/>
                              <w:color w:val="000000" w:themeColor="text1"/>
                              <w:sz w:val="28"/>
                            </w:rPr>
                            <m:t>α∙s-</m:t>
                          </m:r>
                          <m:acc>
                            <m:accPr>
                              <m:ctrlPr>
                                <w:rPr>
                                  <w:rFonts w:ascii="Cambria Math" w:eastAsia="楷体" w:hAnsi="Cambria Math"/>
                                  <w:i/>
                                  <w:color w:val="000000" w:themeColor="text1"/>
                                  <w:sz w:val="28"/>
                                </w:rPr>
                              </m:ctrlPr>
                            </m:accPr>
                            <m:e>
                              <m:r>
                                <w:rPr>
                                  <w:rFonts w:ascii="Cambria Math" w:eastAsia="楷体" w:hAnsi="Cambria Math"/>
                                  <w:color w:val="000000" w:themeColor="text1"/>
                                  <w:sz w:val="28"/>
                                </w:rPr>
                                <m:t>s</m:t>
                              </m:r>
                            </m:e>
                          </m:acc>
                        </m:e>
                      </m:d>
                    </m:e>
                    <m:sup>
                      <m:r>
                        <w:rPr>
                          <w:rFonts w:ascii="Cambria Math" w:eastAsia="楷体" w:hAnsi="Cambria Math"/>
                          <w:color w:val="000000" w:themeColor="text1"/>
                          <w:sz w:val="28"/>
                        </w:rPr>
                        <m:t>2</m:t>
                      </m:r>
                    </m:sup>
                  </m:sSup>
                </m:den>
              </m:f>
            </m:e>
          </m:d>
        </m:oMath>
      </m:oMathPara>
    </w:p>
    <w:p w14:paraId="7C670114" w14:textId="7C11B86F"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其中</w:t>
      </w:r>
      <w:r w:rsidR="006B192D" w:rsidRPr="00E07785">
        <w:rPr>
          <w:rFonts w:eastAsia="楷体" w:hint="eastAsia"/>
          <w:color w:val="000000" w:themeColor="text1"/>
          <w:sz w:val="28"/>
        </w:rPr>
        <w:t>，</w:t>
      </w:r>
      <m:oMath>
        <m:r>
          <w:rPr>
            <w:rFonts w:ascii="Cambria Math" w:eastAsia="楷体" w:hAnsi="Cambria Math"/>
            <w:color w:val="000000" w:themeColor="text1"/>
            <w:sz w:val="28"/>
          </w:rPr>
          <m:t>α=</m:t>
        </m:r>
        <m:f>
          <m:fPr>
            <m:ctrlPr>
              <w:rPr>
                <w:rFonts w:ascii="Cambria Math" w:eastAsia="楷体" w:hAnsi="Cambria Math"/>
                <w:i/>
                <w:color w:val="000000" w:themeColor="text1"/>
                <w:sz w:val="28"/>
              </w:rPr>
            </m:ctrlPr>
          </m:fPr>
          <m:num>
            <m:sSup>
              <m:sSupPr>
                <m:ctrlPr>
                  <w:rPr>
                    <w:rFonts w:ascii="Cambria Math" w:eastAsia="楷体" w:hAnsi="Cambria Math"/>
                    <w:i/>
                    <w:color w:val="000000" w:themeColor="text1"/>
                    <w:sz w:val="28"/>
                  </w:rPr>
                </m:ctrlPr>
              </m:sSupPr>
              <m:e>
                <m:acc>
                  <m:accPr>
                    <m:ctrlPr>
                      <w:rPr>
                        <w:rFonts w:ascii="Cambria Math" w:eastAsia="楷体" w:hAnsi="Cambria Math"/>
                        <w:i/>
                        <w:color w:val="000000" w:themeColor="text1"/>
                        <w:sz w:val="28"/>
                      </w:rPr>
                    </m:ctrlPr>
                  </m:accPr>
                  <m:e>
                    <m:r>
                      <w:rPr>
                        <w:rFonts w:ascii="Cambria Math" w:eastAsia="楷体" w:hAnsi="Cambria Math"/>
                        <w:color w:val="000000" w:themeColor="text1"/>
                        <w:sz w:val="28"/>
                      </w:rPr>
                      <m:t>s</m:t>
                    </m:r>
                  </m:e>
                </m:acc>
              </m:e>
              <m:sup>
                <m:r>
                  <w:rPr>
                    <w:rFonts w:ascii="Cambria Math" w:eastAsia="楷体" w:hAnsi="Cambria Math"/>
                    <w:color w:val="000000" w:themeColor="text1"/>
                    <w:sz w:val="28"/>
                  </w:rPr>
                  <m:t>T</m:t>
                </m:r>
              </m:sup>
            </m:sSup>
            <m:r>
              <w:rPr>
                <w:rFonts w:ascii="Cambria Math" w:eastAsia="楷体" w:hAnsi="Cambria Math"/>
                <w:color w:val="000000" w:themeColor="text1"/>
                <w:sz w:val="28"/>
              </w:rPr>
              <m:t>s</m:t>
            </m:r>
          </m:num>
          <m:den>
            <m:sSup>
              <m:sSupPr>
                <m:ctrlPr>
                  <w:rPr>
                    <w:rFonts w:ascii="Cambria Math" w:eastAsia="楷体" w:hAnsi="Cambria Math"/>
                    <w:i/>
                    <w:color w:val="000000" w:themeColor="text1"/>
                    <w:sz w:val="28"/>
                  </w:rPr>
                </m:ctrlPr>
              </m:sSupPr>
              <m:e>
                <m:r>
                  <w:rPr>
                    <w:rFonts w:ascii="Cambria Math" w:eastAsia="楷体" w:hAnsi="Cambria Math"/>
                    <w:color w:val="000000" w:themeColor="text1"/>
                    <w:sz w:val="28"/>
                  </w:rPr>
                  <m:t>s</m:t>
                </m:r>
              </m:e>
              <m:sup>
                <m:r>
                  <w:rPr>
                    <w:rFonts w:ascii="Cambria Math" w:eastAsia="楷体" w:hAnsi="Cambria Math"/>
                    <w:color w:val="000000" w:themeColor="text1"/>
                    <w:sz w:val="28"/>
                  </w:rPr>
                  <m:t>T</m:t>
                </m:r>
              </m:sup>
            </m:sSup>
            <m:r>
              <w:rPr>
                <w:rFonts w:ascii="Cambria Math" w:eastAsia="楷体" w:hAnsi="Cambria Math"/>
                <w:color w:val="000000" w:themeColor="text1"/>
                <w:sz w:val="28"/>
              </w:rPr>
              <m:t>s</m:t>
            </m:r>
          </m:den>
        </m:f>
      </m:oMath>
      <w:r w:rsidRPr="00E07785">
        <w:rPr>
          <w:rFonts w:eastAsia="楷体"/>
          <w:color w:val="000000" w:themeColor="text1"/>
          <w:sz w:val="28"/>
        </w:rPr>
        <w:t>为最佳缩放因子。</w:t>
      </w:r>
      <w:r w:rsidRPr="00E07785">
        <w:rPr>
          <w:rFonts w:eastAsia="楷体"/>
          <w:color w:val="000000" w:themeColor="text1"/>
          <w:sz w:val="28"/>
        </w:rPr>
        <w:t>SI-SDR</w:t>
      </w:r>
      <w:r w:rsidRPr="00E07785">
        <w:rPr>
          <w:rFonts w:eastAsia="楷体"/>
          <w:color w:val="000000" w:themeColor="text1"/>
          <w:sz w:val="28"/>
        </w:rPr>
        <w:t>避免了因幅度缩放导致的虚假高分。</w:t>
      </w:r>
    </w:p>
    <w:p w14:paraId="16A157AD" w14:textId="43D2842D"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为了获得误差区间，对同一混合音频数据重复推理</w:t>
      </w:r>
      <w:r w:rsidR="002929A8" w:rsidRPr="00E07785">
        <w:rPr>
          <w:rFonts w:eastAsia="楷体" w:hint="eastAsia"/>
          <w:i/>
          <w:iCs/>
          <w:color w:val="000000" w:themeColor="text1"/>
          <w:sz w:val="28"/>
        </w:rPr>
        <w:t>N</w:t>
      </w:r>
      <w:r w:rsidRPr="00E07785">
        <w:rPr>
          <w:rFonts w:eastAsia="楷体"/>
          <w:color w:val="000000" w:themeColor="text1"/>
          <w:sz w:val="28"/>
        </w:rPr>
        <w:t>次（例如</w:t>
      </w:r>
      <w:r w:rsidR="002929A8" w:rsidRPr="00E07785">
        <w:rPr>
          <w:rFonts w:eastAsia="楷体" w:hint="eastAsia"/>
          <w:color w:val="000000" w:themeColor="text1"/>
          <w:sz w:val="28"/>
        </w:rPr>
        <w:t>，</w:t>
      </w:r>
      <w:r w:rsidR="002929A8" w:rsidRPr="00E07785">
        <w:rPr>
          <w:rFonts w:eastAsia="楷体" w:hint="eastAsia"/>
          <w:i/>
          <w:iCs/>
          <w:color w:val="000000" w:themeColor="text1"/>
          <w:sz w:val="28"/>
        </w:rPr>
        <w:t>N=</w:t>
      </w:r>
      <w:r w:rsidR="002929A8" w:rsidRPr="00E07785">
        <w:rPr>
          <w:rFonts w:eastAsia="楷体" w:hint="eastAsia"/>
          <w:color w:val="000000" w:themeColor="text1"/>
          <w:sz w:val="28"/>
        </w:rPr>
        <w:t>10</w:t>
      </w:r>
      <w:r w:rsidRPr="00E07785">
        <w:rPr>
          <w:rFonts w:eastAsia="楷体"/>
          <w:color w:val="000000" w:themeColor="text1"/>
          <w:sz w:val="28"/>
        </w:rPr>
        <w:t>），每次推理时在模型中注入随机噪声（</w:t>
      </w:r>
      <w:r w:rsidR="002929A8" w:rsidRPr="00E07785">
        <w:rPr>
          <w:rFonts w:eastAsia="楷体" w:hint="eastAsia"/>
          <w:color w:val="000000" w:themeColor="text1"/>
          <w:sz w:val="28"/>
        </w:rPr>
        <w:t>例如，</w:t>
      </w:r>
      <w:r w:rsidRPr="00E07785">
        <w:rPr>
          <w:rFonts w:eastAsia="楷体"/>
          <w:color w:val="000000" w:themeColor="text1"/>
          <w:sz w:val="28"/>
        </w:rPr>
        <w:t>启用</w:t>
      </w:r>
      <w:r w:rsidRPr="00E07785">
        <w:rPr>
          <w:rFonts w:eastAsia="楷体"/>
          <w:color w:val="000000" w:themeColor="text1"/>
          <w:sz w:val="28"/>
        </w:rPr>
        <w:t>Dropout</w:t>
      </w:r>
      <w:r w:rsidRPr="00E07785">
        <w:rPr>
          <w:rFonts w:eastAsia="楷体"/>
          <w:color w:val="000000" w:themeColor="text1"/>
          <w:sz w:val="28"/>
        </w:rPr>
        <w:t>或使用不同的随机种子），得到</w:t>
      </w:r>
      <w:r w:rsidR="002929A8" w:rsidRPr="00E07785">
        <w:rPr>
          <w:rFonts w:eastAsia="楷体" w:hint="eastAsia"/>
          <w:i/>
          <w:iCs/>
          <w:color w:val="000000" w:themeColor="text1"/>
          <w:sz w:val="28"/>
        </w:rPr>
        <w:t>N</w:t>
      </w:r>
      <w:r w:rsidRPr="00E07785">
        <w:rPr>
          <w:rFonts w:eastAsia="楷体"/>
          <w:color w:val="000000" w:themeColor="text1"/>
          <w:sz w:val="28"/>
        </w:rPr>
        <w:t>组指标值</w:t>
      </w:r>
      <w:r w:rsidR="002929A8" w:rsidRPr="00E07785">
        <w:rPr>
          <w:rFonts w:eastAsia="楷体" w:hint="eastAsia"/>
          <w:color w:val="000000" w:themeColor="text1"/>
          <w:sz w:val="28"/>
        </w:rPr>
        <w:t>{</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x</m:t>
            </m:r>
          </m:e>
          <m:sub>
            <m:r>
              <w:rPr>
                <w:rFonts w:ascii="Cambria Math" w:eastAsia="楷体" w:hAnsi="Cambria Math"/>
                <w:color w:val="000000" w:themeColor="text1"/>
                <w:sz w:val="28"/>
              </w:rPr>
              <m:t>1</m:t>
            </m:r>
          </m:sub>
        </m:sSub>
      </m:oMath>
      <w:r w:rsidR="002929A8" w:rsidRPr="00E07785">
        <w:rPr>
          <w:rFonts w:eastAsia="楷体" w:hint="eastAsia"/>
          <w:color w:val="000000" w:themeColor="text1"/>
          <w:sz w:val="28"/>
        </w:rPr>
        <w:t>,</w:t>
      </w:r>
      <w:r w:rsidR="002929A8" w:rsidRPr="00E07785">
        <w:rPr>
          <w:rFonts w:ascii="Cambria Math" w:eastAsia="楷体" w:hAnsi="Cambria Math"/>
          <w:i/>
          <w:color w:val="000000" w:themeColor="text1"/>
          <w:sz w:val="28"/>
        </w:rPr>
        <w:t xml:space="preserve"> </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x</m:t>
            </m:r>
          </m:e>
          <m:sub>
            <m:r>
              <w:rPr>
                <w:rFonts w:ascii="Cambria Math" w:eastAsia="楷体" w:hAnsi="Cambria Math"/>
                <w:color w:val="000000" w:themeColor="text1"/>
                <w:sz w:val="28"/>
              </w:rPr>
              <m:t>2</m:t>
            </m:r>
          </m:sub>
        </m:sSub>
      </m:oMath>
      <w:r w:rsidR="002929A8" w:rsidRPr="00E07785">
        <w:rPr>
          <w:rFonts w:eastAsia="楷体" w:hint="eastAsia"/>
          <w:color w:val="000000" w:themeColor="text1"/>
          <w:sz w:val="28"/>
        </w:rPr>
        <w:t>,</w:t>
      </w:r>
      <w:r w:rsidR="002929A8" w:rsidRPr="00E07785">
        <w:rPr>
          <w:rFonts w:eastAsia="楷体"/>
          <w:color w:val="000000" w:themeColor="text1"/>
          <w:sz w:val="28"/>
        </w:rPr>
        <w:t>…</w:t>
      </w:r>
      <w:r w:rsidR="002929A8" w:rsidRPr="00E07785">
        <w:rPr>
          <w:rFonts w:eastAsia="楷体" w:hint="eastAsia"/>
          <w:color w:val="000000" w:themeColor="text1"/>
          <w:sz w:val="28"/>
        </w:rPr>
        <w:t>,</w:t>
      </w:r>
      <w:r w:rsidR="002929A8" w:rsidRPr="00E07785">
        <w:rPr>
          <w:rFonts w:ascii="Cambria Math" w:eastAsia="楷体" w:hAnsi="Cambria Math"/>
          <w:i/>
          <w:color w:val="000000" w:themeColor="text1"/>
          <w:sz w:val="28"/>
        </w:rPr>
        <w:t xml:space="preserve"> </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x</m:t>
            </m:r>
          </m:e>
          <m:sub>
            <m:r>
              <w:rPr>
                <w:rFonts w:ascii="Cambria Math" w:eastAsia="楷体" w:hAnsi="Cambria Math"/>
                <w:color w:val="000000" w:themeColor="text1"/>
                <w:sz w:val="28"/>
              </w:rPr>
              <m:t>N</m:t>
            </m:r>
          </m:sub>
        </m:sSub>
      </m:oMath>
      <w:r w:rsidR="002929A8" w:rsidRPr="00E07785">
        <w:rPr>
          <w:rFonts w:eastAsia="楷体" w:hint="eastAsia"/>
          <w:color w:val="000000" w:themeColor="text1"/>
          <w:sz w:val="28"/>
        </w:rPr>
        <w:t>}</w:t>
      </w:r>
      <w:r w:rsidRPr="00E07785">
        <w:rPr>
          <w:rFonts w:eastAsia="楷体"/>
          <w:color w:val="000000" w:themeColor="text1"/>
          <w:sz w:val="28"/>
        </w:rPr>
        <w:t>。则样本标准差</w:t>
      </w:r>
      <m:oMath>
        <m:r>
          <w:rPr>
            <w:rFonts w:ascii="Cambria Math" w:eastAsia="楷体" w:hAnsi="Cambria Math"/>
            <w:color w:val="000000" w:themeColor="text1"/>
            <w:sz w:val="28"/>
          </w:rPr>
          <m:t>σ</m:t>
        </m:r>
      </m:oMath>
      <w:r w:rsidRPr="00E07785">
        <w:rPr>
          <w:rFonts w:eastAsia="楷体"/>
          <w:color w:val="000000" w:themeColor="text1"/>
          <w:sz w:val="28"/>
        </w:rPr>
        <w:t>和置信区间（以</w:t>
      </w:r>
      <w:r w:rsidRPr="00E07785">
        <w:rPr>
          <w:rFonts w:eastAsia="楷体"/>
          <w:color w:val="000000" w:themeColor="text1"/>
          <w:sz w:val="28"/>
        </w:rPr>
        <w:t>95%</w:t>
      </w:r>
      <w:r w:rsidRPr="00E07785">
        <w:rPr>
          <w:rFonts w:eastAsia="楷体"/>
          <w:color w:val="000000" w:themeColor="text1"/>
          <w:sz w:val="28"/>
        </w:rPr>
        <w:t>置信水平为例）计算如下：</w:t>
      </w:r>
    </w:p>
    <w:p w14:paraId="040C61C2" w14:textId="0193C0E9" w:rsidR="002929A8" w:rsidRPr="00E07785" w:rsidRDefault="002929A8" w:rsidP="002929A8">
      <w:pPr>
        <w:spacing w:line="360" w:lineRule="auto"/>
        <w:jc w:val="center"/>
        <w:rPr>
          <w:rFonts w:eastAsia="楷体"/>
          <w:color w:val="000000" w:themeColor="text1"/>
          <w:sz w:val="28"/>
        </w:rPr>
      </w:pPr>
      <m:oMathPara>
        <m:oMath>
          <m:r>
            <w:rPr>
              <w:rFonts w:ascii="Cambria Math" w:eastAsia="楷体" w:hAnsi="Cambria Math"/>
              <w:color w:val="000000" w:themeColor="text1"/>
              <w:sz w:val="28"/>
            </w:rPr>
            <w:lastRenderedPageBreak/>
            <m:t>σ=</m:t>
          </m:r>
          <m:rad>
            <m:radPr>
              <m:degHide m:val="1"/>
              <m:ctrlPr>
                <w:rPr>
                  <w:rFonts w:ascii="Cambria Math" w:eastAsia="楷体" w:hAnsi="Cambria Math"/>
                  <w:i/>
                  <w:color w:val="000000" w:themeColor="text1"/>
                  <w:sz w:val="28"/>
                </w:rPr>
              </m:ctrlPr>
            </m:radPr>
            <m:deg/>
            <m:e>
              <m:f>
                <m:fPr>
                  <m:ctrlPr>
                    <w:rPr>
                      <w:rFonts w:ascii="Cambria Math" w:eastAsia="楷体" w:hAnsi="Cambria Math"/>
                      <w:i/>
                      <w:color w:val="000000" w:themeColor="text1"/>
                      <w:sz w:val="28"/>
                    </w:rPr>
                  </m:ctrlPr>
                </m:fPr>
                <m:num>
                  <m:r>
                    <w:rPr>
                      <w:rFonts w:ascii="Cambria Math" w:eastAsia="楷体" w:hAnsi="Cambria Math"/>
                      <w:color w:val="000000" w:themeColor="text1"/>
                      <w:sz w:val="28"/>
                    </w:rPr>
                    <m:t>1</m:t>
                  </m:r>
                </m:num>
                <m:den>
                  <m:r>
                    <w:rPr>
                      <w:rFonts w:ascii="Cambria Math" w:eastAsia="楷体" w:hAnsi="Cambria Math"/>
                      <w:color w:val="000000" w:themeColor="text1"/>
                      <w:sz w:val="28"/>
                    </w:rPr>
                    <m:t>N-1</m:t>
                  </m:r>
                </m:den>
              </m:f>
              <m:nary>
                <m:naryPr>
                  <m:chr m:val="∑"/>
                  <m:limLoc m:val="undOvr"/>
                  <m:ctrlPr>
                    <w:rPr>
                      <w:rFonts w:ascii="Cambria Math" w:eastAsia="楷体" w:hAnsi="Cambria Math"/>
                      <w:i/>
                      <w:color w:val="000000" w:themeColor="text1"/>
                      <w:sz w:val="28"/>
                    </w:rPr>
                  </m:ctrlPr>
                </m:naryPr>
                <m:sub>
                  <m:r>
                    <w:rPr>
                      <w:rFonts w:ascii="Cambria Math" w:eastAsia="楷体" w:hAnsi="Cambria Math"/>
                      <w:color w:val="000000" w:themeColor="text1"/>
                      <w:sz w:val="28"/>
                    </w:rPr>
                    <m:t>i=1</m:t>
                  </m:r>
                </m:sub>
                <m:sup>
                  <m:r>
                    <w:rPr>
                      <w:rFonts w:ascii="Cambria Math" w:eastAsia="楷体" w:hAnsi="Cambria Math"/>
                      <w:color w:val="000000" w:themeColor="text1"/>
                      <w:sz w:val="28"/>
                    </w:rPr>
                    <m:t>N</m:t>
                  </m:r>
                </m:sup>
                <m:e>
                  <m:r>
                    <w:rPr>
                      <w:rFonts w:ascii="Cambria Math" w:eastAsia="楷体" w:hAnsi="Cambria Math"/>
                      <w:color w:val="000000" w:themeColor="text1"/>
                      <w:sz w:val="28"/>
                    </w:rPr>
                    <m:t>(</m:t>
                  </m:r>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x</m:t>
                      </m:r>
                    </m:e>
                    <m:sub>
                      <m:r>
                        <w:rPr>
                          <w:rFonts w:ascii="Cambria Math" w:eastAsia="楷体" w:hAnsi="Cambria Math"/>
                          <w:color w:val="000000" w:themeColor="text1"/>
                          <w:sz w:val="28"/>
                        </w:rPr>
                        <m:t>i</m:t>
                      </m:r>
                    </m:sub>
                  </m:sSub>
                  <m:r>
                    <w:rPr>
                      <w:rFonts w:ascii="Cambria Math" w:eastAsia="楷体" w:hAnsi="Cambria Math"/>
                      <w:color w:val="000000" w:themeColor="text1"/>
                      <w:sz w:val="28"/>
                    </w:rPr>
                    <m:t>-</m:t>
                  </m:r>
                  <m:sSup>
                    <m:sSupPr>
                      <m:ctrlPr>
                        <w:rPr>
                          <w:rFonts w:ascii="Cambria Math" w:eastAsia="楷体" w:hAnsi="Cambria Math"/>
                          <w:i/>
                          <w:color w:val="000000" w:themeColor="text1"/>
                          <w:sz w:val="28"/>
                        </w:rPr>
                      </m:ctrlPr>
                    </m:sSupPr>
                    <m:e>
                      <m:acc>
                        <m:accPr>
                          <m:chr m:val="̅"/>
                          <m:ctrlPr>
                            <w:rPr>
                              <w:rFonts w:ascii="Cambria Math" w:eastAsia="楷体" w:hAnsi="Cambria Math"/>
                              <w:i/>
                              <w:color w:val="000000" w:themeColor="text1"/>
                              <w:sz w:val="28"/>
                            </w:rPr>
                          </m:ctrlPr>
                        </m:accPr>
                        <m:e>
                          <m:r>
                            <w:rPr>
                              <w:rFonts w:ascii="Cambria Math" w:eastAsia="楷体" w:hAnsi="Cambria Math"/>
                              <w:color w:val="000000" w:themeColor="text1"/>
                              <w:sz w:val="28"/>
                            </w:rPr>
                            <m:t>x</m:t>
                          </m:r>
                        </m:e>
                      </m:acc>
                      <m:r>
                        <w:rPr>
                          <w:rFonts w:ascii="Cambria Math" w:eastAsia="楷体" w:hAnsi="Cambria Math"/>
                          <w:color w:val="000000" w:themeColor="text1"/>
                          <w:sz w:val="28"/>
                        </w:rPr>
                        <m:t>)</m:t>
                      </m:r>
                    </m:e>
                    <m:sup>
                      <m:r>
                        <w:rPr>
                          <w:rFonts w:ascii="Cambria Math" w:eastAsia="楷体" w:hAnsi="Cambria Math"/>
                          <w:color w:val="000000" w:themeColor="text1"/>
                          <w:sz w:val="28"/>
                        </w:rPr>
                        <m:t>2</m:t>
                      </m:r>
                    </m:sup>
                  </m:sSup>
                </m:e>
              </m:nary>
            </m:e>
          </m:rad>
        </m:oMath>
      </m:oMathPara>
    </w:p>
    <w:p w14:paraId="1E48E04D" w14:textId="073961BF" w:rsidR="002929A8" w:rsidRPr="00E07785" w:rsidRDefault="00000000" w:rsidP="002929A8">
      <w:pPr>
        <w:spacing w:line="360" w:lineRule="auto"/>
        <w:jc w:val="center"/>
        <w:rPr>
          <w:rFonts w:eastAsia="楷体"/>
          <w:color w:val="000000" w:themeColor="text1"/>
          <w:sz w:val="28"/>
        </w:rPr>
      </w:pPr>
      <m:oMathPara>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CI</m:t>
              </m:r>
            </m:e>
            <m:sub>
              <m:r>
                <w:rPr>
                  <w:rFonts w:ascii="Cambria Math" w:eastAsia="楷体" w:hAnsi="Cambria Math"/>
                  <w:color w:val="000000" w:themeColor="text1"/>
                  <w:sz w:val="28"/>
                </w:rPr>
                <m:t>95%</m:t>
              </m:r>
            </m:sub>
          </m:sSub>
          <m:r>
            <w:rPr>
              <w:rFonts w:ascii="Cambria Math" w:eastAsia="楷体" w:hAnsi="Cambria Math"/>
              <w:color w:val="000000" w:themeColor="text1"/>
              <w:sz w:val="28"/>
            </w:rPr>
            <m:t>=</m:t>
          </m:r>
          <m:acc>
            <m:accPr>
              <m:chr m:val="̅"/>
              <m:ctrlPr>
                <w:rPr>
                  <w:rFonts w:ascii="Cambria Math" w:eastAsia="楷体" w:hAnsi="Cambria Math"/>
                  <w:i/>
                  <w:color w:val="000000" w:themeColor="text1"/>
                  <w:sz w:val="28"/>
                </w:rPr>
              </m:ctrlPr>
            </m:accPr>
            <m:e>
              <m:r>
                <w:rPr>
                  <w:rFonts w:ascii="Cambria Math" w:eastAsia="楷体" w:hAnsi="Cambria Math"/>
                  <w:color w:val="000000" w:themeColor="text1"/>
                  <w:sz w:val="28"/>
                </w:rPr>
                <m:t>x</m:t>
              </m:r>
            </m:e>
          </m:acc>
          <m:r>
            <w:rPr>
              <w:rFonts w:ascii="Cambria Math" w:eastAsia="楷体" w:hAnsi="Cambria Math"/>
              <w:color w:val="000000" w:themeColor="text1"/>
              <w:sz w:val="28"/>
            </w:rPr>
            <m:t>±</m:t>
          </m:r>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t</m:t>
              </m:r>
            </m:e>
            <m:sub>
              <m:r>
                <w:rPr>
                  <w:rFonts w:ascii="Cambria Math" w:eastAsia="楷体" w:hAnsi="Cambria Math"/>
                  <w:color w:val="000000" w:themeColor="text1"/>
                  <w:sz w:val="28"/>
                </w:rPr>
                <m:t>0.025,N-1</m:t>
              </m:r>
            </m:sub>
          </m:sSub>
          <m:r>
            <w:rPr>
              <w:rFonts w:ascii="Cambria Math" w:eastAsia="楷体" w:hAnsi="Cambria Math"/>
              <w:color w:val="000000" w:themeColor="text1"/>
              <w:sz w:val="28"/>
            </w:rPr>
            <m:t>∙</m:t>
          </m:r>
          <m:f>
            <m:fPr>
              <m:ctrlPr>
                <w:rPr>
                  <w:rFonts w:ascii="Cambria Math" w:eastAsia="楷体" w:hAnsi="Cambria Math"/>
                  <w:i/>
                  <w:color w:val="000000" w:themeColor="text1"/>
                  <w:sz w:val="28"/>
                </w:rPr>
              </m:ctrlPr>
            </m:fPr>
            <m:num>
              <m:r>
                <w:rPr>
                  <w:rFonts w:ascii="Cambria Math" w:eastAsia="楷体" w:hAnsi="Cambria Math"/>
                  <w:color w:val="000000" w:themeColor="text1"/>
                  <w:sz w:val="28"/>
                </w:rPr>
                <m:t>σ</m:t>
              </m:r>
            </m:num>
            <m:den>
              <m:rad>
                <m:radPr>
                  <m:degHide m:val="1"/>
                  <m:ctrlPr>
                    <w:rPr>
                      <w:rFonts w:ascii="Cambria Math" w:eastAsia="楷体" w:hAnsi="Cambria Math"/>
                      <w:i/>
                      <w:color w:val="000000" w:themeColor="text1"/>
                      <w:sz w:val="28"/>
                    </w:rPr>
                  </m:ctrlPr>
                </m:radPr>
                <m:deg/>
                <m:e>
                  <m:r>
                    <w:rPr>
                      <w:rFonts w:ascii="Cambria Math" w:eastAsia="楷体" w:hAnsi="Cambria Math"/>
                      <w:color w:val="000000" w:themeColor="text1"/>
                      <w:sz w:val="28"/>
                    </w:rPr>
                    <m:t>N</m:t>
                  </m:r>
                </m:e>
              </m:rad>
            </m:den>
          </m:f>
        </m:oMath>
      </m:oMathPara>
    </w:p>
    <w:p w14:paraId="46AD419E" w14:textId="086CBEB3"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其中</w:t>
      </w:r>
      <w:r w:rsidR="002929A8" w:rsidRPr="00E07785">
        <w:rPr>
          <w:rFonts w:eastAsia="楷体" w:hint="eastAsia"/>
          <w:color w:val="000000" w:themeColor="text1"/>
          <w:sz w:val="28"/>
        </w:rPr>
        <w:t>，</w:t>
      </w:r>
      <m:oMath>
        <m:acc>
          <m:accPr>
            <m:chr m:val="̅"/>
            <m:ctrlPr>
              <w:rPr>
                <w:rFonts w:ascii="Cambria Math" w:eastAsia="楷体" w:hAnsi="Cambria Math"/>
                <w:i/>
                <w:color w:val="000000" w:themeColor="text1"/>
                <w:sz w:val="28"/>
              </w:rPr>
            </m:ctrlPr>
          </m:accPr>
          <m:e>
            <m:r>
              <w:rPr>
                <w:rFonts w:ascii="Cambria Math" w:eastAsia="楷体" w:hAnsi="Cambria Math"/>
                <w:color w:val="000000" w:themeColor="text1"/>
                <w:sz w:val="28"/>
              </w:rPr>
              <m:t>x</m:t>
            </m:r>
          </m:e>
        </m:acc>
      </m:oMath>
      <w:r w:rsidRPr="00E07785">
        <w:rPr>
          <w:rFonts w:eastAsia="楷体"/>
          <w:color w:val="000000" w:themeColor="text1"/>
          <w:sz w:val="28"/>
        </w:rPr>
        <w:t>为样本均值，</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t</m:t>
            </m:r>
          </m:e>
          <m:sub>
            <m:r>
              <w:rPr>
                <w:rFonts w:ascii="Cambria Math" w:eastAsia="楷体" w:hAnsi="Cambria Math"/>
                <w:color w:val="000000" w:themeColor="text1"/>
                <w:sz w:val="28"/>
              </w:rPr>
              <m:t>0.025,N-1</m:t>
            </m:r>
          </m:sub>
        </m:sSub>
      </m:oMath>
      <w:r w:rsidRPr="00E07785">
        <w:rPr>
          <w:rFonts w:eastAsia="楷体"/>
          <w:color w:val="000000" w:themeColor="text1"/>
          <w:sz w:val="28"/>
        </w:rPr>
        <w:t>为自由度为</w:t>
      </w:r>
      <w:r w:rsidR="002929A8" w:rsidRPr="00E07785">
        <w:rPr>
          <w:rFonts w:eastAsia="楷体" w:hint="eastAsia"/>
          <w:color w:val="000000" w:themeColor="text1"/>
          <w:sz w:val="28"/>
        </w:rPr>
        <w:t>N-1</w:t>
      </w:r>
      <w:r w:rsidRPr="00E07785">
        <w:rPr>
          <w:rFonts w:eastAsia="楷体"/>
          <w:color w:val="000000" w:themeColor="text1"/>
          <w:sz w:val="28"/>
        </w:rPr>
        <w:t>的</w:t>
      </w:r>
      <w:r w:rsidRPr="00E07785">
        <w:rPr>
          <w:rFonts w:eastAsia="楷体"/>
          <w:color w:val="000000" w:themeColor="text1"/>
          <w:sz w:val="28"/>
        </w:rPr>
        <w:t>t</w:t>
      </w:r>
      <w:r w:rsidRPr="00E07785">
        <w:rPr>
          <w:rFonts w:eastAsia="楷体"/>
          <w:color w:val="000000" w:themeColor="text1"/>
          <w:sz w:val="28"/>
        </w:rPr>
        <w:t>分布在双侧</w:t>
      </w:r>
      <w:r w:rsidRPr="00E07785">
        <w:rPr>
          <w:rFonts w:eastAsia="楷体"/>
          <w:color w:val="000000" w:themeColor="text1"/>
          <w:sz w:val="28"/>
        </w:rPr>
        <w:t>0.05</w:t>
      </w:r>
      <w:r w:rsidRPr="00E07785">
        <w:rPr>
          <w:rFonts w:eastAsia="楷体"/>
          <w:color w:val="000000" w:themeColor="text1"/>
          <w:sz w:val="28"/>
        </w:rPr>
        <w:t>显著性水平下的临界值。误差区间（即置信区间的宽度）反映了模型在该样本上表现的稳定性，区间越窄表示结果越可靠。</w:t>
      </w:r>
    </w:p>
    <w:p w14:paraId="7FBB25F5"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这些指标共同构成了多维度的客观评估体系，为后续的主观评分和模型优化提供了量化的基准。</w:t>
      </w:r>
    </w:p>
    <w:p w14:paraId="07E9C28E" w14:textId="6EE9AB7E" w:rsidR="000A1F84" w:rsidRPr="00E07785" w:rsidRDefault="00270F20" w:rsidP="000A1F84">
      <w:pPr>
        <w:spacing w:line="360" w:lineRule="auto"/>
        <w:ind w:firstLineChars="200" w:firstLine="560"/>
        <w:rPr>
          <w:rFonts w:eastAsia="楷体"/>
          <w:color w:val="000000" w:themeColor="text1"/>
          <w:sz w:val="28"/>
        </w:rPr>
      </w:pPr>
      <w:r w:rsidRPr="00E07785">
        <w:rPr>
          <w:rFonts w:eastAsia="楷体"/>
          <w:color w:val="000000" w:themeColor="text1"/>
          <w:sz w:val="28"/>
        </w:rPr>
        <w:t>在计算出误差区间后，还可以对其进行进一步的利用。具体地，</w:t>
      </w:r>
      <w:r w:rsidR="000A1F84" w:rsidRPr="00E07785">
        <w:rPr>
          <w:rFonts w:eastAsia="楷体" w:hint="eastAsia"/>
          <w:color w:val="000000" w:themeColor="text1"/>
          <w:sz w:val="28"/>
        </w:rPr>
        <w:t>在</w:t>
      </w:r>
      <w:r w:rsidR="000A1F84" w:rsidRPr="00E07785">
        <w:rPr>
          <w:rFonts w:eastAsia="楷体"/>
          <w:bCs/>
          <w:color w:val="000000" w:themeColor="text1"/>
          <w:sz w:val="28"/>
        </w:rPr>
        <w:t>分别计算每种算法输出的分离结果相对于纯净源数据的</w:t>
      </w:r>
      <w:r w:rsidR="000A1F84" w:rsidRPr="00E07785">
        <w:rPr>
          <w:rFonts w:eastAsia="楷体"/>
          <w:bCs/>
          <w:color w:val="000000" w:themeColor="text1"/>
          <w:sz w:val="28"/>
        </w:rPr>
        <w:t>SDR</w:t>
      </w:r>
      <w:r w:rsidR="000A1F84" w:rsidRPr="00E07785">
        <w:rPr>
          <w:rFonts w:eastAsia="楷体"/>
          <w:bCs/>
          <w:color w:val="000000" w:themeColor="text1"/>
          <w:sz w:val="28"/>
        </w:rPr>
        <w:t>、</w:t>
      </w:r>
      <w:r w:rsidR="000A1F84" w:rsidRPr="00E07785">
        <w:rPr>
          <w:rFonts w:eastAsia="楷体"/>
          <w:bCs/>
          <w:color w:val="000000" w:themeColor="text1"/>
          <w:sz w:val="28"/>
        </w:rPr>
        <w:t>SIR</w:t>
      </w:r>
      <w:r w:rsidR="000A1F84" w:rsidRPr="00E07785">
        <w:rPr>
          <w:rFonts w:eastAsia="楷体"/>
          <w:bCs/>
          <w:color w:val="000000" w:themeColor="text1"/>
          <w:sz w:val="28"/>
        </w:rPr>
        <w:t>、</w:t>
      </w:r>
      <w:r w:rsidR="000A1F84" w:rsidRPr="00E07785">
        <w:rPr>
          <w:rFonts w:eastAsia="楷体"/>
          <w:bCs/>
          <w:color w:val="000000" w:themeColor="text1"/>
          <w:sz w:val="28"/>
        </w:rPr>
        <w:t>SAR</w:t>
      </w:r>
      <w:r w:rsidR="000A1F84" w:rsidRPr="00E07785">
        <w:rPr>
          <w:rFonts w:eastAsia="楷体"/>
          <w:bCs/>
          <w:color w:val="000000" w:themeColor="text1"/>
          <w:sz w:val="28"/>
        </w:rPr>
        <w:t>和</w:t>
      </w:r>
      <w:r w:rsidR="000A1F84" w:rsidRPr="00E07785">
        <w:rPr>
          <w:rFonts w:eastAsia="楷体"/>
          <w:bCs/>
          <w:color w:val="000000" w:themeColor="text1"/>
          <w:sz w:val="28"/>
        </w:rPr>
        <w:t>SI-SDR</w:t>
      </w:r>
      <w:r w:rsidR="000A1F84" w:rsidRPr="00E07785">
        <w:rPr>
          <w:rFonts w:eastAsia="楷体"/>
          <w:bCs/>
          <w:color w:val="000000" w:themeColor="text1"/>
          <w:sz w:val="28"/>
        </w:rPr>
        <w:t>，并通过对同一混合音频数据多次重复推理统计得到标准差和置信区间作为误差区间</w:t>
      </w:r>
      <w:r w:rsidR="000A1F84" w:rsidRPr="00E07785">
        <w:rPr>
          <w:rFonts w:eastAsia="楷体" w:hint="eastAsia"/>
          <w:bCs/>
          <w:color w:val="000000" w:themeColor="text1"/>
          <w:sz w:val="28"/>
        </w:rPr>
        <w:t>之后，还可以包括步骤</w:t>
      </w:r>
      <w:r w:rsidR="000A1F84" w:rsidRPr="00E07785">
        <w:rPr>
          <w:rFonts w:eastAsia="楷体" w:hint="eastAsia"/>
          <w:bCs/>
          <w:color w:val="000000" w:themeColor="text1"/>
          <w:sz w:val="28"/>
        </w:rPr>
        <w:t>S24</w:t>
      </w:r>
      <w:r w:rsidR="000A1F84" w:rsidRPr="00E07785">
        <w:rPr>
          <w:rFonts w:eastAsia="楷体" w:hint="eastAsia"/>
          <w:bCs/>
          <w:color w:val="000000" w:themeColor="text1"/>
          <w:sz w:val="28"/>
        </w:rPr>
        <w:t>和步骤</w:t>
      </w:r>
      <w:r w:rsidR="000A1F84" w:rsidRPr="00E07785">
        <w:rPr>
          <w:rFonts w:eastAsia="楷体" w:hint="eastAsia"/>
          <w:bCs/>
          <w:color w:val="000000" w:themeColor="text1"/>
          <w:sz w:val="28"/>
        </w:rPr>
        <w:t>S25</w:t>
      </w:r>
      <w:r w:rsidR="000A1F84" w:rsidRPr="00E07785">
        <w:rPr>
          <w:rFonts w:eastAsia="楷体" w:hint="eastAsia"/>
          <w:bCs/>
          <w:color w:val="000000" w:themeColor="text1"/>
          <w:sz w:val="28"/>
        </w:rPr>
        <w:t>示例的技术方案，详述如下：</w:t>
      </w:r>
    </w:p>
    <w:p w14:paraId="5BA48E04" w14:textId="77777777" w:rsidR="000A1F84" w:rsidRPr="00E07785" w:rsidRDefault="00270F20" w:rsidP="000A1F84">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S24</w:t>
      </w:r>
      <w:r w:rsidRPr="00E07785">
        <w:rPr>
          <w:rFonts w:eastAsia="楷体"/>
          <w:bCs/>
          <w:color w:val="000000" w:themeColor="text1"/>
          <w:sz w:val="28"/>
        </w:rPr>
        <w:t>：根据误差区间的大小对客观评估指标进行可靠性标记，可靠性标记分为高、中、低三个等级</w:t>
      </w:r>
      <w:r w:rsidRPr="00E07785">
        <w:rPr>
          <w:rFonts w:eastAsia="楷体"/>
          <w:color w:val="000000" w:themeColor="text1"/>
          <w:sz w:val="28"/>
        </w:rPr>
        <w:t>。</w:t>
      </w:r>
    </w:p>
    <w:p w14:paraId="535DD9AA" w14:textId="77777777" w:rsidR="000A1F84" w:rsidRPr="00E07785" w:rsidRDefault="00270F20" w:rsidP="000A1F84">
      <w:pPr>
        <w:spacing w:line="360" w:lineRule="auto"/>
        <w:ind w:firstLineChars="200" w:firstLine="560"/>
        <w:rPr>
          <w:rFonts w:eastAsia="楷体"/>
          <w:color w:val="000000" w:themeColor="text1"/>
          <w:sz w:val="28"/>
        </w:rPr>
      </w:pPr>
      <w:r w:rsidRPr="00E07785">
        <w:rPr>
          <w:rFonts w:eastAsia="楷体"/>
          <w:color w:val="000000" w:themeColor="text1"/>
          <w:sz w:val="28"/>
        </w:rPr>
        <w:t>例如，可以设定阈值：若误差区间宽度小于</w:t>
      </w:r>
      <w:r w:rsidRPr="00E07785">
        <w:rPr>
          <w:rFonts w:eastAsia="楷体"/>
          <w:color w:val="000000" w:themeColor="text1"/>
          <w:sz w:val="28"/>
        </w:rPr>
        <w:t>0.5dB</w:t>
      </w:r>
      <w:r w:rsidRPr="00E07785">
        <w:rPr>
          <w:rFonts w:eastAsia="楷体"/>
          <w:color w:val="000000" w:themeColor="text1"/>
          <w:sz w:val="28"/>
        </w:rPr>
        <w:t>则标记为</w:t>
      </w:r>
      <w:r w:rsidRPr="00E07785">
        <w:rPr>
          <w:rFonts w:ascii="楷体" w:eastAsia="楷体" w:hAnsi="楷体"/>
          <w:color w:val="000000" w:themeColor="text1"/>
          <w:sz w:val="28"/>
        </w:rPr>
        <w:t>“</w:t>
      </w:r>
      <w:r w:rsidRPr="00E07785">
        <w:rPr>
          <w:rFonts w:eastAsia="楷体"/>
          <w:color w:val="000000" w:themeColor="text1"/>
          <w:sz w:val="28"/>
        </w:rPr>
        <w:t>高可靠性</w:t>
      </w:r>
      <w:r w:rsidRPr="00E07785">
        <w:rPr>
          <w:rFonts w:ascii="楷体" w:eastAsia="楷体" w:hAnsi="楷体"/>
          <w:color w:val="000000" w:themeColor="text1"/>
          <w:sz w:val="28"/>
        </w:rPr>
        <w:t>”</w:t>
      </w:r>
      <w:r w:rsidRPr="00E07785">
        <w:rPr>
          <w:rFonts w:eastAsia="楷体"/>
          <w:color w:val="000000" w:themeColor="text1"/>
          <w:sz w:val="28"/>
        </w:rPr>
        <w:t>，</w:t>
      </w:r>
      <w:r w:rsidRPr="00E07785">
        <w:rPr>
          <w:rFonts w:eastAsia="楷体"/>
          <w:color w:val="000000" w:themeColor="text1"/>
          <w:sz w:val="28"/>
        </w:rPr>
        <w:t>0.5-1.0dB</w:t>
      </w:r>
      <w:r w:rsidRPr="00E07785">
        <w:rPr>
          <w:rFonts w:eastAsia="楷体"/>
          <w:color w:val="000000" w:themeColor="text1"/>
          <w:sz w:val="28"/>
        </w:rPr>
        <w:t>为</w:t>
      </w:r>
      <w:r w:rsidR="002929A8" w:rsidRPr="00E07785">
        <w:rPr>
          <w:rFonts w:ascii="楷体" w:eastAsia="楷体" w:hAnsi="楷体"/>
          <w:color w:val="000000" w:themeColor="text1"/>
          <w:sz w:val="28"/>
        </w:rPr>
        <w:t>“</w:t>
      </w:r>
      <w:r w:rsidRPr="00E07785">
        <w:rPr>
          <w:rFonts w:eastAsia="楷体"/>
          <w:color w:val="000000" w:themeColor="text1"/>
          <w:sz w:val="28"/>
        </w:rPr>
        <w:t>中可靠性</w:t>
      </w:r>
      <w:r w:rsidR="000A1F84" w:rsidRPr="00E07785">
        <w:rPr>
          <w:rFonts w:ascii="楷体" w:eastAsia="楷体" w:hAnsi="楷体"/>
          <w:color w:val="000000" w:themeColor="text1"/>
          <w:sz w:val="28"/>
        </w:rPr>
        <w:t>”</w:t>
      </w:r>
      <w:r w:rsidRPr="00E07785">
        <w:rPr>
          <w:rFonts w:eastAsia="楷体"/>
          <w:color w:val="000000" w:themeColor="text1"/>
          <w:sz w:val="28"/>
        </w:rPr>
        <w:t>，大于</w:t>
      </w:r>
      <w:r w:rsidRPr="00E07785">
        <w:rPr>
          <w:rFonts w:eastAsia="楷体"/>
          <w:color w:val="000000" w:themeColor="text1"/>
          <w:sz w:val="28"/>
        </w:rPr>
        <w:t>1.0dB</w:t>
      </w:r>
      <w:r w:rsidRPr="00E07785">
        <w:rPr>
          <w:rFonts w:eastAsia="楷体"/>
          <w:color w:val="000000" w:themeColor="text1"/>
          <w:sz w:val="28"/>
        </w:rPr>
        <w:t>为</w:t>
      </w:r>
      <w:r w:rsidR="002929A8" w:rsidRPr="00E07785">
        <w:rPr>
          <w:rFonts w:ascii="楷体" w:eastAsia="楷体" w:hAnsi="楷体"/>
          <w:color w:val="000000" w:themeColor="text1"/>
          <w:sz w:val="28"/>
        </w:rPr>
        <w:t>“</w:t>
      </w:r>
      <w:r w:rsidRPr="00E07785">
        <w:rPr>
          <w:rFonts w:eastAsia="楷体"/>
          <w:color w:val="000000" w:themeColor="text1"/>
          <w:sz w:val="28"/>
        </w:rPr>
        <w:t>低可靠性</w:t>
      </w:r>
      <w:r w:rsidR="000A1F84" w:rsidRPr="00E07785">
        <w:rPr>
          <w:rFonts w:ascii="楷体" w:eastAsia="楷体" w:hAnsi="楷体"/>
          <w:color w:val="000000" w:themeColor="text1"/>
          <w:sz w:val="28"/>
        </w:rPr>
        <w:t>”</w:t>
      </w:r>
      <w:r w:rsidRPr="00E07785">
        <w:rPr>
          <w:rFonts w:eastAsia="楷体"/>
          <w:color w:val="000000" w:themeColor="text1"/>
          <w:sz w:val="28"/>
        </w:rPr>
        <w:t>。</w:t>
      </w:r>
    </w:p>
    <w:p w14:paraId="4E519B3A" w14:textId="77777777" w:rsidR="000A1F84" w:rsidRPr="00E07785" w:rsidRDefault="00270F20" w:rsidP="000A1F84">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S25</w:t>
      </w:r>
      <w:r w:rsidRPr="00E07785">
        <w:rPr>
          <w:rFonts w:eastAsia="楷体"/>
          <w:bCs/>
          <w:color w:val="000000" w:themeColor="text1"/>
          <w:sz w:val="28"/>
        </w:rPr>
        <w:t>：在可视化界面中与客观评估指标一同以颜色编码显示</w:t>
      </w:r>
      <w:r w:rsidRPr="00E07785">
        <w:rPr>
          <w:rFonts w:eastAsia="楷体"/>
          <w:color w:val="000000" w:themeColor="text1"/>
          <w:sz w:val="28"/>
        </w:rPr>
        <w:t>。</w:t>
      </w:r>
    </w:p>
    <w:p w14:paraId="49AC26DB" w14:textId="52742F90" w:rsidR="00270F20" w:rsidRPr="00E07785" w:rsidRDefault="00270F20" w:rsidP="000A1F84">
      <w:pPr>
        <w:spacing w:line="360" w:lineRule="auto"/>
        <w:ind w:firstLineChars="200" w:firstLine="560"/>
        <w:rPr>
          <w:rFonts w:eastAsia="楷体"/>
          <w:color w:val="000000" w:themeColor="text1"/>
          <w:sz w:val="28"/>
        </w:rPr>
      </w:pPr>
      <w:r w:rsidRPr="00E07785">
        <w:rPr>
          <w:rFonts w:eastAsia="楷体"/>
          <w:color w:val="000000" w:themeColor="text1"/>
          <w:sz w:val="28"/>
        </w:rPr>
        <w:t>例如，高可靠性用绿色、中可靠性用黄色、低可靠性用红色，这样专家在查看客观指标时能够一目了然地知道哪些结果是值得信赖的，哪些需要谨慎参考。这种可视化标记为主观评分提供了重要的参考依据，有助于专家更准确地判断模型的实际性能。</w:t>
      </w:r>
    </w:p>
    <w:p w14:paraId="0F49AD54"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S3</w:t>
      </w:r>
      <w:r w:rsidRPr="00E07785">
        <w:rPr>
          <w:rFonts w:eastAsia="楷体"/>
          <w:bCs/>
          <w:color w:val="000000" w:themeColor="text1"/>
          <w:sz w:val="28"/>
        </w:rPr>
        <w:t>：通过可视化界面呈现分离结果与纯净源数据的波形图和频谱图，</w:t>
      </w:r>
      <w:r w:rsidRPr="00E07785">
        <w:rPr>
          <w:rFonts w:eastAsia="楷体"/>
          <w:bCs/>
          <w:color w:val="000000" w:themeColor="text1"/>
          <w:sz w:val="28"/>
        </w:rPr>
        <w:lastRenderedPageBreak/>
        <w:t>以供专家进行同步试听并对各声源的分离质量进行主观评分。</w:t>
      </w:r>
    </w:p>
    <w:p w14:paraId="188B32E1"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在现有技术中，源分离结果的评估通常仅依靠数字指标或简单的试听，缺乏直观的视觉对比工具，导致专家难以快速定位分离缺陷（如瞬态失真、频段泄漏等）。为了解决这一问题，本申请提供了一个专门设计的可视化界面，将波形图和频谱图同步呈现，并结合多轨试听功能，使专家能够从时间和频率两个维度全面评估分离质量。</w:t>
      </w:r>
    </w:p>
    <w:p w14:paraId="2F2BA088" w14:textId="77B3B214" w:rsidR="00270F20" w:rsidRPr="00E07785" w:rsidRDefault="000A1F84" w:rsidP="00270F20">
      <w:pPr>
        <w:spacing w:line="360" w:lineRule="auto"/>
        <w:ind w:firstLineChars="200" w:firstLine="560"/>
        <w:rPr>
          <w:rFonts w:eastAsia="楷体"/>
          <w:color w:val="000000" w:themeColor="text1"/>
          <w:sz w:val="28"/>
        </w:rPr>
      </w:pPr>
      <w:r w:rsidRPr="00E07785">
        <w:rPr>
          <w:rFonts w:eastAsia="楷体" w:hint="eastAsia"/>
          <w:color w:val="000000" w:themeColor="text1"/>
          <w:sz w:val="28"/>
        </w:rPr>
        <w:t>作为本申请一个实施例，</w:t>
      </w:r>
      <w:r w:rsidRPr="00E07785">
        <w:rPr>
          <w:rFonts w:eastAsia="楷体"/>
          <w:bCs/>
          <w:color w:val="000000" w:themeColor="text1"/>
          <w:sz w:val="28"/>
        </w:rPr>
        <w:t>通过可视化界面呈现分离结果与纯净源数据的波形图和频谱图，以供专家进行同步试听并对各声源的分离质量进行主观评分</w:t>
      </w:r>
      <w:r w:rsidRPr="00E07785">
        <w:rPr>
          <w:rFonts w:eastAsia="楷体" w:hint="eastAsia"/>
          <w:bCs/>
          <w:color w:val="000000" w:themeColor="text1"/>
          <w:sz w:val="28"/>
        </w:rPr>
        <w:t>可通过如下步骤</w:t>
      </w:r>
      <w:r w:rsidRPr="00E07785">
        <w:rPr>
          <w:rFonts w:eastAsia="楷体" w:hint="eastAsia"/>
          <w:bCs/>
          <w:color w:val="000000" w:themeColor="text1"/>
          <w:sz w:val="28"/>
        </w:rPr>
        <w:t>S31</w:t>
      </w:r>
      <w:r w:rsidRPr="00E07785">
        <w:rPr>
          <w:rFonts w:eastAsia="楷体" w:hint="eastAsia"/>
          <w:bCs/>
          <w:color w:val="000000" w:themeColor="text1"/>
          <w:sz w:val="28"/>
        </w:rPr>
        <w:t>至步骤</w:t>
      </w:r>
      <w:r w:rsidRPr="00E07785">
        <w:rPr>
          <w:rFonts w:eastAsia="楷体" w:hint="eastAsia"/>
          <w:bCs/>
          <w:color w:val="000000" w:themeColor="text1"/>
          <w:sz w:val="28"/>
        </w:rPr>
        <w:t>S33</w:t>
      </w:r>
      <w:r w:rsidRPr="00E07785">
        <w:rPr>
          <w:rFonts w:eastAsia="楷体" w:hint="eastAsia"/>
          <w:bCs/>
          <w:color w:val="000000" w:themeColor="text1"/>
          <w:sz w:val="28"/>
        </w:rPr>
        <w:t>实现，详述如下</w:t>
      </w:r>
      <w:r w:rsidR="00270F20" w:rsidRPr="00E07785">
        <w:rPr>
          <w:rFonts w:eastAsia="楷体"/>
          <w:color w:val="000000" w:themeColor="text1"/>
          <w:sz w:val="28"/>
        </w:rPr>
        <w:t>：</w:t>
      </w:r>
    </w:p>
    <w:p w14:paraId="2E7EDD00" w14:textId="77777777" w:rsidR="000A1F84"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S31</w:t>
      </w:r>
      <w:r w:rsidRPr="00E07785">
        <w:rPr>
          <w:rFonts w:eastAsia="楷体"/>
          <w:bCs/>
          <w:color w:val="000000" w:themeColor="text1"/>
          <w:sz w:val="28"/>
        </w:rPr>
        <w:t>：在可视化界面中将分离结果与纯净源数据的波形图进行同步缩放对齐显示，以突出显示瞬态信号的对比差异。</w:t>
      </w:r>
      <w:r w:rsidRPr="00E07785">
        <w:rPr>
          <w:rFonts w:eastAsia="楷体"/>
          <w:color w:val="000000" w:themeColor="text1"/>
          <w:sz w:val="28"/>
        </w:rPr>
        <w:t>​</w:t>
      </w:r>
    </w:p>
    <w:p w14:paraId="37BA3D20" w14:textId="7011249E"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波形图以时间为横轴、幅度为纵轴显示音频信号。为了实现精确对比，系统会将分离结果和纯净源数据的波形图在同一时间轴上对齐，并支持同步缩放（</w:t>
      </w:r>
      <w:r w:rsidR="00896A87">
        <w:rPr>
          <w:rFonts w:eastAsia="楷体" w:hint="eastAsia"/>
          <w:color w:val="000000" w:themeColor="text1"/>
          <w:sz w:val="28"/>
        </w:rPr>
        <w:t>例</w:t>
      </w:r>
      <w:r w:rsidRPr="00E07785">
        <w:rPr>
          <w:rFonts w:eastAsia="楷体"/>
          <w:color w:val="000000" w:themeColor="text1"/>
          <w:sz w:val="28"/>
        </w:rPr>
        <w:t>如</w:t>
      </w:r>
      <w:r w:rsidR="00896A87">
        <w:rPr>
          <w:rFonts w:eastAsia="楷体" w:hint="eastAsia"/>
          <w:color w:val="000000" w:themeColor="text1"/>
          <w:sz w:val="28"/>
        </w:rPr>
        <w:t>，</w:t>
      </w:r>
      <w:r w:rsidRPr="00E07785">
        <w:rPr>
          <w:rFonts w:eastAsia="楷体"/>
          <w:color w:val="000000" w:themeColor="text1"/>
          <w:sz w:val="28"/>
        </w:rPr>
        <w:t>鼠标滚轮放大缩小）。例如，当专家放大某个鼓点区域时，可以清晰地看到分离结果中的鼓点起振时刻是否与纯净源一致，是否存在拖尾或提前衰减。这种同步缩放对齐显示使得瞬态失真（</w:t>
      </w:r>
      <w:r w:rsidR="000A1F84" w:rsidRPr="00E07785">
        <w:rPr>
          <w:rFonts w:eastAsia="楷体" w:hint="eastAsia"/>
          <w:color w:val="000000" w:themeColor="text1"/>
          <w:sz w:val="28"/>
        </w:rPr>
        <w:t>例如，</w:t>
      </w:r>
      <w:r w:rsidRPr="00E07785">
        <w:rPr>
          <w:rFonts w:eastAsia="楷体"/>
          <w:color w:val="000000" w:themeColor="text1"/>
          <w:sz w:val="28"/>
        </w:rPr>
        <w:t>人声咬字不清、鼓点模糊）变得一目了然。</w:t>
      </w:r>
    </w:p>
    <w:p w14:paraId="41695373" w14:textId="77777777" w:rsidR="000A1F84"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S32</w:t>
      </w:r>
      <w:r w:rsidRPr="00E07785">
        <w:rPr>
          <w:rFonts w:eastAsia="楷体"/>
          <w:bCs/>
          <w:color w:val="000000" w:themeColor="text1"/>
          <w:sz w:val="28"/>
        </w:rPr>
        <w:t>：在可视化界面中将分离结果与纯净源数据的频谱图进行频率轴和时间轴的放大显示，以定位高频泄漏和低频糊化的频段区域。</w:t>
      </w:r>
      <w:r w:rsidRPr="00E07785">
        <w:rPr>
          <w:rFonts w:eastAsia="楷体"/>
          <w:color w:val="000000" w:themeColor="text1"/>
          <w:sz w:val="28"/>
        </w:rPr>
        <w:t xml:space="preserve">​ </w:t>
      </w:r>
    </w:p>
    <w:p w14:paraId="7EC7C58B" w14:textId="021F138B"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频谱图（</w:t>
      </w:r>
      <w:r w:rsidR="000A1F84" w:rsidRPr="00E07785">
        <w:rPr>
          <w:rFonts w:eastAsia="楷体" w:hint="eastAsia"/>
          <w:color w:val="000000" w:themeColor="text1"/>
          <w:sz w:val="28"/>
        </w:rPr>
        <w:t>即</w:t>
      </w:r>
      <w:r w:rsidRPr="00E07785">
        <w:rPr>
          <w:rFonts w:eastAsia="楷体"/>
          <w:color w:val="000000" w:themeColor="text1"/>
          <w:sz w:val="28"/>
        </w:rPr>
        <w:t>语谱图）以时间为横轴、频率为纵轴、颜色表示能量强度。通过频率轴放大，专家可以聚焦于特定频段（</w:t>
      </w:r>
      <w:r w:rsidR="000A1F84" w:rsidRPr="00E07785">
        <w:rPr>
          <w:rFonts w:eastAsia="楷体" w:hint="eastAsia"/>
          <w:color w:val="000000" w:themeColor="text1"/>
          <w:sz w:val="28"/>
        </w:rPr>
        <w:t>例如，</w:t>
      </w:r>
      <w:r w:rsidRPr="00E07785">
        <w:rPr>
          <w:rFonts w:eastAsia="楷体"/>
          <w:color w:val="000000" w:themeColor="text1"/>
          <w:sz w:val="28"/>
        </w:rPr>
        <w:t>人声的</w:t>
      </w:r>
      <w:r w:rsidRPr="00E07785">
        <w:rPr>
          <w:rFonts w:eastAsia="楷体"/>
          <w:color w:val="000000" w:themeColor="text1"/>
          <w:sz w:val="28"/>
        </w:rPr>
        <w:t>2-4kHz</w:t>
      </w:r>
      <w:r w:rsidRPr="00E07785">
        <w:rPr>
          <w:rFonts w:eastAsia="楷体"/>
          <w:color w:val="000000" w:themeColor="text1"/>
          <w:sz w:val="28"/>
        </w:rPr>
        <w:t>区域），观察分离结果中是否存在来自其他声源的泄漏（</w:t>
      </w:r>
      <w:r w:rsidR="000A1F84" w:rsidRPr="00E07785">
        <w:rPr>
          <w:rFonts w:eastAsia="楷体" w:hint="eastAsia"/>
          <w:color w:val="000000" w:themeColor="text1"/>
          <w:sz w:val="28"/>
        </w:rPr>
        <w:t>例如，</w:t>
      </w:r>
      <w:r w:rsidRPr="00E07785">
        <w:rPr>
          <w:rFonts w:eastAsia="楷体"/>
          <w:color w:val="000000" w:themeColor="text1"/>
          <w:sz w:val="28"/>
        </w:rPr>
        <w:t>鼓的低频能量串扰到人声频段）。时间轴放大则有助于分析短时事件（</w:t>
      </w:r>
      <w:r w:rsidR="000A1F84" w:rsidRPr="00E07785">
        <w:rPr>
          <w:rFonts w:eastAsia="楷体" w:hint="eastAsia"/>
          <w:color w:val="000000" w:themeColor="text1"/>
          <w:sz w:val="28"/>
        </w:rPr>
        <w:t>例如，</w:t>
      </w:r>
      <w:r w:rsidRPr="00E07785">
        <w:rPr>
          <w:rFonts w:eastAsia="楷体"/>
          <w:color w:val="000000" w:themeColor="text1"/>
          <w:sz w:val="28"/>
        </w:rPr>
        <w:t>打击乐器的瞬态）的频率分布是否准</w:t>
      </w:r>
      <w:r w:rsidRPr="00E07785">
        <w:rPr>
          <w:rFonts w:eastAsia="楷体"/>
          <w:color w:val="000000" w:themeColor="text1"/>
          <w:sz w:val="28"/>
        </w:rPr>
        <w:lastRenderedPageBreak/>
        <w:t>确。这种精细的频谱分析弥补了波形图只能反映幅度变化的不足，特别适合诊断高频伪影和低频模糊等听感问题。</w:t>
      </w:r>
    </w:p>
    <w:p w14:paraId="7D478325" w14:textId="77777777" w:rsidR="000A1F84"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S33</w:t>
      </w:r>
      <w:r w:rsidRPr="00E07785">
        <w:rPr>
          <w:rFonts w:eastAsia="楷体"/>
          <w:bCs/>
          <w:color w:val="000000" w:themeColor="text1"/>
          <w:sz w:val="28"/>
        </w:rPr>
        <w:t>：提供多轨同步试听功能，允许专家在混合音频、人声、鼓、贝斯以及其他伴奏音轨之间一键切换，并支持局部循环播放，以辅助专家对每个声源分别给出</w:t>
      </w:r>
      <w:r w:rsidRPr="00E07785">
        <w:rPr>
          <w:rFonts w:eastAsia="楷体"/>
          <w:bCs/>
          <w:color w:val="000000" w:themeColor="text1"/>
          <w:sz w:val="28"/>
        </w:rPr>
        <w:t>1</w:t>
      </w:r>
      <w:r w:rsidRPr="00E07785">
        <w:rPr>
          <w:rFonts w:eastAsia="楷体"/>
          <w:bCs/>
          <w:color w:val="000000" w:themeColor="text1"/>
          <w:sz w:val="28"/>
        </w:rPr>
        <w:t>至</w:t>
      </w:r>
      <w:r w:rsidRPr="00E07785">
        <w:rPr>
          <w:rFonts w:eastAsia="楷体"/>
          <w:bCs/>
          <w:color w:val="000000" w:themeColor="text1"/>
          <w:sz w:val="28"/>
        </w:rPr>
        <w:t>5</w:t>
      </w:r>
      <w:r w:rsidRPr="00E07785">
        <w:rPr>
          <w:rFonts w:eastAsia="楷体"/>
          <w:bCs/>
          <w:color w:val="000000" w:themeColor="text1"/>
          <w:sz w:val="28"/>
        </w:rPr>
        <w:t>分的主观评分并记录文字反馈。</w:t>
      </w:r>
      <w:r w:rsidRPr="00E07785">
        <w:rPr>
          <w:rFonts w:eastAsia="楷体"/>
          <w:color w:val="000000" w:themeColor="text1"/>
          <w:sz w:val="28"/>
        </w:rPr>
        <w:t>​</w:t>
      </w:r>
    </w:p>
    <w:p w14:paraId="50F26C4B" w14:textId="7FFBE82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多轨试听界面通常包含一个音轨列表，每个音轨对应一个声源</w:t>
      </w:r>
      <w:r w:rsidR="000A1F84" w:rsidRPr="00E07785">
        <w:rPr>
          <w:rFonts w:eastAsia="楷体" w:hint="eastAsia"/>
          <w:color w:val="000000" w:themeColor="text1"/>
          <w:sz w:val="28"/>
        </w:rPr>
        <w:t>，例如，</w:t>
      </w:r>
      <w:r w:rsidRPr="00E07785">
        <w:rPr>
          <w:rFonts w:eastAsia="楷体"/>
          <w:color w:val="000000" w:themeColor="text1"/>
          <w:sz w:val="28"/>
        </w:rPr>
        <w:t>混合音频、人声、鼓、贝斯、其他伴奏。</w:t>
      </w:r>
      <w:ins w:id="68" w:author="hmp241506@outlook.com" w:date="2026-08-07T17:26:00Z" w16du:dateUtc="2026-08-07T09:26:00Z">
        <w:r w:rsidR="009A346B">
          <w:rPr>
            <w:rFonts w:eastAsia="楷体" w:hint="eastAsia"/>
            <w:color w:val="000000" w:themeColor="text1"/>
            <w:sz w:val="28"/>
          </w:rPr>
          <w:t>如图</w:t>
        </w:r>
        <w:r w:rsidR="009A346B" w:rsidRPr="00300E9D">
          <w:rPr>
            <w:rFonts w:eastAsia="楷体"/>
            <w:bCs/>
            <w:color w:val="000000" w:themeColor="text1"/>
            <w:sz w:val="28"/>
          </w:rPr>
          <w:t>6</w:t>
        </w:r>
        <w:r w:rsidR="009A346B" w:rsidRPr="00300E9D">
          <w:rPr>
            <w:rFonts w:eastAsia="楷体"/>
            <w:color w:val="000000" w:themeColor="text1"/>
            <w:sz w:val="28"/>
          </w:rPr>
          <w:t xml:space="preserve">​ </w:t>
        </w:r>
      </w:ins>
      <w:ins w:id="69" w:author="hmp241506@outlook.com" w:date="2026-08-07T17:27:00Z" w16du:dateUtc="2026-08-07T09:27:00Z">
        <w:r w:rsidR="009A346B">
          <w:rPr>
            <w:rFonts w:eastAsia="楷体" w:hint="eastAsia"/>
            <w:color w:val="000000" w:themeColor="text1"/>
            <w:sz w:val="28"/>
          </w:rPr>
          <w:t>所示，</w:t>
        </w:r>
      </w:ins>
      <w:ins w:id="70" w:author="hmp241506@outlook.com" w:date="2026-08-07T17:26:00Z" w16du:dateUtc="2026-08-07T09:26:00Z">
        <w:r w:rsidR="009A346B" w:rsidRPr="00300E9D">
          <w:rPr>
            <w:rFonts w:eastAsia="楷体"/>
            <w:color w:val="000000" w:themeColor="text1"/>
            <w:sz w:val="28"/>
          </w:rPr>
          <w:t>展示了本</w:t>
        </w:r>
      </w:ins>
      <w:ins w:id="71" w:author="hmp241506@outlook.com" w:date="2026-08-07T17:27:00Z" w16du:dateUtc="2026-08-07T09:27:00Z">
        <w:r w:rsidR="009A346B">
          <w:rPr>
            <w:rFonts w:eastAsia="楷体" w:hint="eastAsia"/>
            <w:color w:val="000000" w:themeColor="text1"/>
            <w:sz w:val="28"/>
          </w:rPr>
          <w:t>申请</w:t>
        </w:r>
      </w:ins>
      <w:ins w:id="72" w:author="hmp241506@outlook.com" w:date="2026-08-07T17:26:00Z" w16du:dateUtc="2026-08-07T09:26:00Z">
        <w:r w:rsidR="009A346B" w:rsidRPr="00300E9D">
          <w:rPr>
            <w:rFonts w:eastAsia="楷体"/>
            <w:color w:val="000000" w:themeColor="text1"/>
            <w:sz w:val="28"/>
          </w:rPr>
          <w:t>系统为专家提供的可视化分析核心界面。该界面是实现步骤</w:t>
        </w:r>
        <w:r w:rsidR="009A346B" w:rsidRPr="00300E9D">
          <w:rPr>
            <w:rFonts w:eastAsia="楷体"/>
            <w:color w:val="000000" w:themeColor="text1"/>
            <w:sz w:val="28"/>
          </w:rPr>
          <w:t>S3</w:t>
        </w:r>
        <w:r w:rsidR="009A346B" w:rsidRPr="00300E9D">
          <w:rPr>
            <w:rFonts w:eastAsia="楷体"/>
            <w:color w:val="000000" w:themeColor="text1"/>
            <w:sz w:val="28"/>
          </w:rPr>
          <w:t>所述功能的关键。界面上方以波形图对比展示参考信号（蓝色）与估计信号（橙色）的时域差异，对应于步骤</w:t>
        </w:r>
        <w:r w:rsidR="009A346B" w:rsidRPr="00300E9D">
          <w:rPr>
            <w:rFonts w:eastAsia="楷体"/>
            <w:color w:val="000000" w:themeColor="text1"/>
            <w:sz w:val="28"/>
          </w:rPr>
          <w:t>S31</w:t>
        </w:r>
        <w:r w:rsidR="009A346B" w:rsidRPr="00300E9D">
          <w:rPr>
            <w:rFonts w:eastAsia="楷体"/>
            <w:color w:val="000000" w:themeColor="text1"/>
            <w:sz w:val="28"/>
          </w:rPr>
          <w:t>所述的瞬态信号对比分析；下方以频谱图展示两者的时频分布，对应于步骤</w:t>
        </w:r>
        <w:r w:rsidR="009A346B" w:rsidRPr="00300E9D">
          <w:rPr>
            <w:rFonts w:eastAsia="楷体"/>
            <w:color w:val="000000" w:themeColor="text1"/>
            <w:sz w:val="28"/>
          </w:rPr>
          <w:t>S32</w:t>
        </w:r>
        <w:r w:rsidR="009A346B" w:rsidRPr="00300E9D">
          <w:rPr>
            <w:rFonts w:eastAsia="楷体"/>
            <w:color w:val="000000" w:themeColor="text1"/>
            <w:sz w:val="28"/>
          </w:rPr>
          <w:t>所述的频段泄漏定位。专家可通过拖拽、缩放等交互操作精确定位特定时间段进行深入分析。该界面还提供残差试听功能（</w:t>
        </w:r>
        <w:r w:rsidR="009A346B" w:rsidRPr="00300E9D">
          <w:rPr>
            <w:rFonts w:eastAsia="楷体"/>
            <w:color w:val="000000" w:themeColor="text1"/>
            <w:sz w:val="28"/>
          </w:rPr>
          <w:t>r = mixture - estimate</w:t>
        </w:r>
        <w:r w:rsidR="009A346B" w:rsidRPr="00300E9D">
          <w:rPr>
            <w:rFonts w:eastAsia="楷体"/>
            <w:color w:val="000000" w:themeColor="text1"/>
            <w:sz w:val="28"/>
          </w:rPr>
          <w:t>），使专家能够直接监听被算法滤除或残留的信号成分，从而直观判断分离质量，为步骤</w:t>
        </w:r>
        <w:r w:rsidR="009A346B" w:rsidRPr="00300E9D">
          <w:rPr>
            <w:rFonts w:eastAsia="楷体"/>
            <w:color w:val="000000" w:themeColor="text1"/>
            <w:sz w:val="28"/>
          </w:rPr>
          <w:t>S33</w:t>
        </w:r>
        <w:r w:rsidR="009A346B" w:rsidRPr="00300E9D">
          <w:rPr>
            <w:rFonts w:eastAsia="楷体"/>
            <w:color w:val="000000" w:themeColor="text1"/>
            <w:sz w:val="28"/>
          </w:rPr>
          <w:t>中的主观评分提供强有力的辅助</w:t>
        </w:r>
      </w:ins>
      <w:ins w:id="73" w:author="hmp241506@outlook.com" w:date="2026-08-07T17:29:00Z" w16du:dateUtc="2026-08-07T09:29:00Z">
        <w:r w:rsidR="00864F50">
          <w:rPr>
            <w:rFonts w:eastAsia="楷体" w:hint="eastAsia"/>
            <w:color w:val="000000" w:themeColor="text1"/>
            <w:sz w:val="28"/>
          </w:rPr>
          <w:t>。</w:t>
        </w:r>
        <w:r w:rsidR="00864F50" w:rsidRPr="00300E9D">
          <w:rPr>
            <w:rFonts w:eastAsia="楷体"/>
            <w:bCs/>
            <w:color w:val="000000" w:themeColor="text1"/>
            <w:sz w:val="28"/>
          </w:rPr>
          <w:t>图</w:t>
        </w:r>
        <w:r w:rsidR="00864F50" w:rsidRPr="00300E9D">
          <w:rPr>
            <w:rFonts w:eastAsia="楷体"/>
            <w:bCs/>
            <w:color w:val="000000" w:themeColor="text1"/>
            <w:sz w:val="28"/>
          </w:rPr>
          <w:t>7</w:t>
        </w:r>
        <w:r w:rsidR="00864F50" w:rsidRPr="00300E9D">
          <w:rPr>
            <w:rFonts w:eastAsia="楷体"/>
            <w:color w:val="000000" w:themeColor="text1"/>
            <w:sz w:val="28"/>
          </w:rPr>
          <w:t xml:space="preserve">​ </w:t>
        </w:r>
        <w:r w:rsidR="00864F50" w:rsidRPr="00300E9D">
          <w:rPr>
            <w:rFonts w:eastAsia="楷体"/>
            <w:color w:val="000000" w:themeColor="text1"/>
            <w:sz w:val="28"/>
          </w:rPr>
          <w:t>展示</w:t>
        </w:r>
        <w:r w:rsidR="00864F50">
          <w:rPr>
            <w:rFonts w:eastAsia="楷体" w:hint="eastAsia"/>
            <w:color w:val="000000" w:themeColor="text1"/>
            <w:sz w:val="28"/>
          </w:rPr>
          <w:t>的是</w:t>
        </w:r>
        <w:r w:rsidR="00864F50" w:rsidRPr="00300E9D">
          <w:rPr>
            <w:rFonts w:eastAsia="楷体"/>
            <w:color w:val="000000" w:themeColor="text1"/>
            <w:sz w:val="28"/>
          </w:rPr>
          <w:t>本</w:t>
        </w:r>
        <w:r w:rsidR="00864F50">
          <w:rPr>
            <w:rFonts w:eastAsia="楷体" w:hint="eastAsia"/>
            <w:color w:val="000000" w:themeColor="text1"/>
            <w:sz w:val="28"/>
          </w:rPr>
          <w:t>申请</w:t>
        </w:r>
        <w:r w:rsidR="00864F50" w:rsidRPr="00300E9D">
          <w:rPr>
            <w:rFonts w:eastAsia="楷体"/>
            <w:color w:val="000000" w:themeColor="text1"/>
            <w:sz w:val="28"/>
          </w:rPr>
          <w:t>系统提供的另一种可视化分析工具</w:t>
        </w:r>
        <w:r w:rsidR="00864F50" w:rsidRPr="00300E9D">
          <w:rPr>
            <w:rFonts w:eastAsia="楷体"/>
            <w:color w:val="000000" w:themeColor="text1"/>
            <w:sz w:val="28"/>
          </w:rPr>
          <w:t>——</w:t>
        </w:r>
        <w:r w:rsidR="00864F50" w:rsidRPr="00300E9D">
          <w:rPr>
            <w:rFonts w:eastAsia="楷体"/>
            <w:color w:val="000000" w:themeColor="text1"/>
            <w:sz w:val="28"/>
          </w:rPr>
          <w:t>算法频谱对比图。该图以并排或叠加方式，直观呈现不同算法（</w:t>
        </w:r>
        <w:r w:rsidR="00864F50">
          <w:rPr>
            <w:rFonts w:eastAsia="楷体" w:hint="eastAsia"/>
            <w:color w:val="000000" w:themeColor="text1"/>
            <w:sz w:val="28"/>
          </w:rPr>
          <w:t>例如，</w:t>
        </w:r>
        <w:r w:rsidR="00864F50" w:rsidRPr="00300E9D">
          <w:rPr>
            <w:rFonts w:eastAsia="楷体"/>
            <w:color w:val="000000" w:themeColor="text1"/>
            <w:sz w:val="28"/>
          </w:rPr>
          <w:t>步骤</w:t>
        </w:r>
        <w:r w:rsidR="00864F50" w:rsidRPr="00300E9D">
          <w:rPr>
            <w:rFonts w:eastAsia="楷体"/>
            <w:color w:val="000000" w:themeColor="text1"/>
            <w:sz w:val="28"/>
          </w:rPr>
          <w:t>S22</w:t>
        </w:r>
        <w:r w:rsidR="00864F50" w:rsidRPr="00300E9D">
          <w:rPr>
            <w:rFonts w:eastAsia="楷体"/>
            <w:color w:val="000000" w:themeColor="text1"/>
            <w:sz w:val="28"/>
          </w:rPr>
          <w:t>所述的</w:t>
        </w:r>
        <w:r w:rsidR="00864F50" w:rsidRPr="00300E9D">
          <w:rPr>
            <w:rFonts w:eastAsia="楷体"/>
            <w:color w:val="000000" w:themeColor="text1"/>
            <w:sz w:val="28"/>
          </w:rPr>
          <w:t>MDX23C</w:t>
        </w:r>
        <w:r w:rsidR="00864F50" w:rsidRPr="00300E9D">
          <w:rPr>
            <w:rFonts w:eastAsia="楷体"/>
            <w:color w:val="000000" w:themeColor="text1"/>
            <w:sz w:val="28"/>
          </w:rPr>
          <w:t>、</w:t>
        </w:r>
        <w:r w:rsidR="00864F50" w:rsidRPr="00300E9D">
          <w:rPr>
            <w:rFonts w:eastAsia="楷体"/>
            <w:color w:val="000000" w:themeColor="text1"/>
            <w:sz w:val="28"/>
          </w:rPr>
          <w:t>Demucs4HT</w:t>
        </w:r>
        <w:r w:rsidR="00864F50" w:rsidRPr="00300E9D">
          <w:rPr>
            <w:rFonts w:eastAsia="楷体"/>
            <w:color w:val="000000" w:themeColor="text1"/>
            <w:sz w:val="28"/>
          </w:rPr>
          <w:t>等）在同一音频样本上的分离结果频谱。通过对比各算法在各频段的能量分布差异，专家可以迅速定位声部泄漏问题，即当某算法在目标声部频段外出现异常能量时，可在频谱图中直接锁定。此功能为后续分析步骤</w:t>
        </w:r>
        <w:r w:rsidR="00864F50" w:rsidRPr="00300E9D">
          <w:rPr>
            <w:rFonts w:eastAsia="楷体"/>
            <w:color w:val="000000" w:themeColor="text1"/>
            <w:sz w:val="28"/>
          </w:rPr>
          <w:t>S23</w:t>
        </w:r>
        <w:r w:rsidR="00864F50" w:rsidRPr="00300E9D">
          <w:rPr>
            <w:rFonts w:eastAsia="楷体"/>
            <w:color w:val="000000" w:themeColor="text1"/>
            <w:sz w:val="28"/>
          </w:rPr>
          <w:t>中计算的</w:t>
        </w:r>
        <w:r w:rsidR="00864F50" w:rsidRPr="00300E9D">
          <w:rPr>
            <w:rFonts w:eastAsia="楷体"/>
            <w:color w:val="000000" w:themeColor="text1"/>
            <w:sz w:val="28"/>
          </w:rPr>
          <w:t>WOC/SOC</w:t>
        </w:r>
        <w:r w:rsidR="00864F50" w:rsidRPr="00300E9D">
          <w:rPr>
            <w:rFonts w:eastAsia="楷体"/>
            <w:color w:val="000000" w:themeColor="text1"/>
            <w:sz w:val="28"/>
          </w:rPr>
          <w:t>等重叠一致性指标提供了频带级的可视化依据，帮助专家更深入地理解客观指标背后的物理含义</w:t>
        </w:r>
      </w:ins>
      <w:ins w:id="74" w:author="hmp241506@outlook.com" w:date="2026-08-07T17:26:00Z" w16du:dateUtc="2026-08-07T09:26:00Z">
        <w:r w:rsidR="009A346B">
          <w:rPr>
            <w:rFonts w:eastAsia="楷体" w:hint="eastAsia"/>
            <w:color w:val="000000" w:themeColor="text1"/>
            <w:sz w:val="28"/>
          </w:rPr>
          <w:t>。</w:t>
        </w:r>
      </w:ins>
      <w:r w:rsidRPr="00E07785">
        <w:rPr>
          <w:rFonts w:eastAsia="楷体"/>
          <w:color w:val="000000" w:themeColor="text1"/>
          <w:sz w:val="28"/>
        </w:rPr>
        <w:t>专家可以点击任意音轨进行单独试听，也可以同时选中多个音轨进行对比试听（</w:t>
      </w:r>
      <w:r w:rsidR="000A1F84" w:rsidRPr="00E07785">
        <w:rPr>
          <w:rFonts w:eastAsia="楷体" w:hint="eastAsia"/>
          <w:color w:val="000000" w:themeColor="text1"/>
          <w:sz w:val="28"/>
        </w:rPr>
        <w:t>例如，</w:t>
      </w:r>
      <w:r w:rsidRPr="00E07785">
        <w:rPr>
          <w:rFonts w:eastAsia="楷体"/>
          <w:color w:val="000000" w:themeColor="text1"/>
          <w:sz w:val="28"/>
        </w:rPr>
        <w:t>将分离结果的人声与纯净源人声交替播放）。局部循环播放功能允许专家框选某个可疑片段（</w:t>
      </w:r>
      <w:r w:rsidR="000A1F84" w:rsidRPr="00E07785">
        <w:rPr>
          <w:rFonts w:eastAsia="楷体" w:hint="eastAsia"/>
          <w:color w:val="000000" w:themeColor="text1"/>
          <w:sz w:val="28"/>
        </w:rPr>
        <w:t>例如，</w:t>
      </w:r>
      <w:r w:rsidRPr="00E07785">
        <w:rPr>
          <w:rFonts w:eastAsia="楷体"/>
          <w:color w:val="000000" w:themeColor="text1"/>
          <w:sz w:val="28"/>
        </w:rPr>
        <w:t>2</w:t>
      </w:r>
      <w:r w:rsidR="000A1F84" w:rsidRPr="00E07785">
        <w:rPr>
          <w:rFonts w:eastAsia="楷体" w:hint="eastAsia"/>
          <w:color w:val="000000" w:themeColor="text1"/>
          <w:sz w:val="28"/>
        </w:rPr>
        <w:t>~</w:t>
      </w:r>
      <w:r w:rsidRPr="00E07785">
        <w:rPr>
          <w:rFonts w:eastAsia="楷体"/>
          <w:color w:val="000000" w:themeColor="text1"/>
          <w:sz w:val="28"/>
        </w:rPr>
        <w:t>3</w:t>
      </w:r>
      <w:r w:rsidRPr="00E07785">
        <w:rPr>
          <w:rFonts w:eastAsia="楷体"/>
          <w:color w:val="000000" w:themeColor="text1"/>
          <w:sz w:val="28"/>
        </w:rPr>
        <w:t>秒）反复聆听，以便细致评估。评分采用</w:t>
      </w:r>
      <w:r w:rsidRPr="00E07785">
        <w:rPr>
          <w:rFonts w:eastAsia="楷体"/>
          <w:color w:val="000000" w:themeColor="text1"/>
          <w:sz w:val="28"/>
        </w:rPr>
        <w:t>1</w:t>
      </w:r>
      <w:r w:rsidRPr="00E07785">
        <w:rPr>
          <w:rFonts w:eastAsia="楷体"/>
          <w:color w:val="000000" w:themeColor="text1"/>
          <w:sz w:val="28"/>
        </w:rPr>
        <w:t>至</w:t>
      </w:r>
      <w:r w:rsidRPr="00E07785">
        <w:rPr>
          <w:rFonts w:eastAsia="楷体"/>
          <w:color w:val="000000" w:themeColor="text1"/>
          <w:sz w:val="28"/>
        </w:rPr>
        <w:t>5</w:t>
      </w:r>
      <w:r w:rsidRPr="00E07785">
        <w:rPr>
          <w:rFonts w:eastAsia="楷体"/>
          <w:color w:val="000000" w:themeColor="text1"/>
          <w:sz w:val="28"/>
        </w:rPr>
        <w:t>分制，</w:t>
      </w:r>
      <w:r w:rsidRPr="00E07785">
        <w:rPr>
          <w:rFonts w:eastAsia="楷体"/>
          <w:color w:val="000000" w:themeColor="text1"/>
          <w:sz w:val="28"/>
        </w:rPr>
        <w:lastRenderedPageBreak/>
        <w:t>1</w:t>
      </w:r>
      <w:r w:rsidRPr="00E07785">
        <w:rPr>
          <w:rFonts w:eastAsia="楷体"/>
          <w:color w:val="000000" w:themeColor="text1"/>
          <w:sz w:val="28"/>
        </w:rPr>
        <w:t>分代表极差（完全不可接受），</w:t>
      </w:r>
      <w:r w:rsidRPr="00E07785">
        <w:rPr>
          <w:rFonts w:eastAsia="楷体"/>
          <w:color w:val="000000" w:themeColor="text1"/>
          <w:sz w:val="28"/>
        </w:rPr>
        <w:t>5</w:t>
      </w:r>
      <w:r w:rsidRPr="00E07785">
        <w:rPr>
          <w:rFonts w:eastAsia="楷体"/>
          <w:color w:val="000000" w:themeColor="text1"/>
          <w:sz w:val="28"/>
        </w:rPr>
        <w:t>分代表极好（与纯净源无区别）。同时，专家还可以输入文字反馈，描述具体问题（</w:t>
      </w:r>
      <w:r w:rsidR="000A1F84" w:rsidRPr="00E07785">
        <w:rPr>
          <w:rFonts w:eastAsia="楷体" w:hint="eastAsia"/>
          <w:color w:val="000000" w:themeColor="text1"/>
          <w:sz w:val="28"/>
        </w:rPr>
        <w:t>例如，</w:t>
      </w:r>
      <w:r w:rsidRPr="00470C9E">
        <w:rPr>
          <w:rFonts w:ascii="楷体" w:eastAsia="楷体" w:hAnsi="楷体"/>
          <w:color w:val="000000" w:themeColor="text1"/>
          <w:sz w:val="28"/>
        </w:rPr>
        <w:t>“</w:t>
      </w:r>
      <w:r w:rsidRPr="00E07785">
        <w:rPr>
          <w:rFonts w:eastAsia="楷体"/>
          <w:color w:val="000000" w:themeColor="text1"/>
          <w:sz w:val="28"/>
        </w:rPr>
        <w:t>人声第</w:t>
      </w:r>
      <w:r w:rsidRPr="00E07785">
        <w:rPr>
          <w:rFonts w:eastAsia="楷体"/>
          <w:color w:val="000000" w:themeColor="text1"/>
          <w:sz w:val="28"/>
        </w:rPr>
        <w:t>3</w:t>
      </w:r>
      <w:r w:rsidRPr="00E07785">
        <w:rPr>
          <w:rFonts w:eastAsia="楷体"/>
          <w:color w:val="000000" w:themeColor="text1"/>
          <w:sz w:val="28"/>
        </w:rPr>
        <w:t>秒处有金属感伪影</w:t>
      </w:r>
      <w:r w:rsidRPr="00470C9E">
        <w:rPr>
          <w:rFonts w:ascii="楷体" w:eastAsia="楷体" w:hAnsi="楷体"/>
          <w:color w:val="000000" w:themeColor="text1"/>
          <w:sz w:val="28"/>
        </w:rPr>
        <w:t>”</w:t>
      </w:r>
      <w:r w:rsidRPr="00E07785">
        <w:rPr>
          <w:rFonts w:eastAsia="楷体"/>
          <w:color w:val="000000" w:themeColor="text1"/>
          <w:sz w:val="28"/>
        </w:rPr>
        <w:t>）。这些评分和反馈将被系统记录，作为后续模型优化的依据。</w:t>
      </w:r>
    </w:p>
    <w:p w14:paraId="7225A9BF" w14:textId="039863A3" w:rsidR="00864F50" w:rsidRDefault="00864F50" w:rsidP="00270F20">
      <w:pPr>
        <w:spacing w:line="360" w:lineRule="auto"/>
        <w:ind w:firstLineChars="200" w:firstLine="560"/>
        <w:rPr>
          <w:ins w:id="75" w:author="hmp241506@outlook.com" w:date="2026-08-07T17:30:00Z" w16du:dateUtc="2026-08-07T09:30:00Z"/>
          <w:rFonts w:eastAsia="楷体"/>
          <w:color w:val="000000" w:themeColor="text1"/>
          <w:sz w:val="28"/>
        </w:rPr>
      </w:pPr>
      <w:ins w:id="76" w:author="hmp241506@outlook.com" w:date="2026-08-07T17:30:00Z" w16du:dateUtc="2026-08-07T09:30:00Z">
        <w:r w:rsidRPr="00300E9D">
          <w:rPr>
            <w:rFonts w:eastAsia="楷体"/>
            <w:bCs/>
            <w:color w:val="000000" w:themeColor="text1"/>
            <w:sz w:val="28"/>
          </w:rPr>
          <w:t>图</w:t>
        </w:r>
        <w:r w:rsidRPr="00300E9D">
          <w:rPr>
            <w:rFonts w:eastAsia="楷体"/>
            <w:bCs/>
            <w:color w:val="000000" w:themeColor="text1"/>
            <w:sz w:val="28"/>
          </w:rPr>
          <w:t>8</w:t>
        </w:r>
        <w:r w:rsidRPr="00300E9D">
          <w:rPr>
            <w:rFonts w:eastAsia="楷体"/>
            <w:color w:val="000000" w:themeColor="text1"/>
            <w:sz w:val="28"/>
          </w:rPr>
          <w:t xml:space="preserve">​ </w:t>
        </w:r>
        <w:r w:rsidRPr="00300E9D">
          <w:rPr>
            <w:rFonts w:eastAsia="楷体"/>
            <w:color w:val="000000" w:themeColor="text1"/>
            <w:sz w:val="28"/>
          </w:rPr>
          <w:t>展示</w:t>
        </w:r>
        <w:r>
          <w:rPr>
            <w:rFonts w:eastAsia="楷体" w:hint="eastAsia"/>
            <w:color w:val="000000" w:themeColor="text1"/>
            <w:sz w:val="28"/>
          </w:rPr>
          <w:t>的是</w:t>
        </w:r>
        <w:r w:rsidRPr="00300E9D">
          <w:rPr>
            <w:rFonts w:eastAsia="楷体"/>
            <w:color w:val="000000" w:themeColor="text1"/>
            <w:sz w:val="28"/>
          </w:rPr>
          <w:t>本</w:t>
        </w:r>
        <w:r>
          <w:rPr>
            <w:rFonts w:eastAsia="楷体" w:hint="eastAsia"/>
            <w:color w:val="000000" w:themeColor="text1"/>
            <w:sz w:val="28"/>
          </w:rPr>
          <w:t>申请</w:t>
        </w:r>
        <w:r w:rsidRPr="00300E9D">
          <w:rPr>
            <w:rFonts w:eastAsia="楷体"/>
            <w:color w:val="000000" w:themeColor="text1"/>
            <w:sz w:val="28"/>
          </w:rPr>
          <w:t>系统的主观评价核心界面，该界面是落实步骤</w:t>
        </w:r>
        <w:r w:rsidRPr="00300E9D">
          <w:rPr>
            <w:rFonts w:eastAsia="楷体"/>
            <w:color w:val="000000" w:themeColor="text1"/>
            <w:sz w:val="28"/>
          </w:rPr>
          <w:t>S33</w:t>
        </w:r>
        <w:r w:rsidRPr="00300E9D">
          <w:rPr>
            <w:rFonts w:eastAsia="楷体"/>
            <w:color w:val="000000" w:themeColor="text1"/>
            <w:sz w:val="28"/>
          </w:rPr>
          <w:t>所述主观评分流程的关键载体。界面左侧为评分面板，专家在完全双盲的条件下（即不知晓所听音频对应何种算法），对每个声部（人声、鼓、贝斯、其他伴奏）进行三维度评分：音质（</w:t>
        </w:r>
        <w:r w:rsidRPr="00300E9D">
          <w:rPr>
            <w:rFonts w:eastAsia="楷体"/>
            <w:color w:val="000000" w:themeColor="text1"/>
            <w:sz w:val="28"/>
          </w:rPr>
          <w:t>1</w:t>
        </w:r>
        <w:r>
          <w:rPr>
            <w:rFonts w:eastAsia="楷体" w:hint="eastAsia"/>
            <w:color w:val="000000" w:themeColor="text1"/>
            <w:sz w:val="28"/>
          </w:rPr>
          <w:t>~</w:t>
        </w:r>
        <w:r w:rsidRPr="00300E9D">
          <w:rPr>
            <w:rFonts w:eastAsia="楷体"/>
            <w:color w:val="000000" w:themeColor="text1"/>
            <w:sz w:val="28"/>
          </w:rPr>
          <w:t>5</w:t>
        </w:r>
        <w:r w:rsidRPr="00300E9D">
          <w:rPr>
            <w:rFonts w:eastAsia="楷体"/>
            <w:color w:val="000000" w:themeColor="text1"/>
            <w:sz w:val="28"/>
          </w:rPr>
          <w:t>分，衡量清晰度与自然度）、干扰抑制（</w:t>
        </w:r>
        <w:r w:rsidRPr="00300E9D">
          <w:rPr>
            <w:rFonts w:eastAsia="楷体"/>
            <w:color w:val="000000" w:themeColor="text1"/>
            <w:sz w:val="28"/>
          </w:rPr>
          <w:t>1</w:t>
        </w:r>
        <w:r>
          <w:rPr>
            <w:rFonts w:eastAsia="楷体" w:hint="eastAsia"/>
            <w:color w:val="000000" w:themeColor="text1"/>
            <w:sz w:val="28"/>
          </w:rPr>
          <w:t>~</w:t>
        </w:r>
        <w:r w:rsidRPr="00300E9D">
          <w:rPr>
            <w:rFonts w:eastAsia="楷体"/>
            <w:color w:val="000000" w:themeColor="text1"/>
            <w:sz w:val="28"/>
          </w:rPr>
          <w:t>5</w:t>
        </w:r>
        <w:r w:rsidRPr="00300E9D">
          <w:rPr>
            <w:rFonts w:eastAsia="楷体"/>
            <w:color w:val="000000" w:themeColor="text1"/>
            <w:sz w:val="28"/>
          </w:rPr>
          <w:t>分，衡量非目标声部残留程度）、伪影控制（</w:t>
        </w:r>
        <w:r w:rsidRPr="00300E9D">
          <w:rPr>
            <w:rFonts w:eastAsia="楷体"/>
            <w:color w:val="000000" w:themeColor="text1"/>
            <w:sz w:val="28"/>
          </w:rPr>
          <w:t>1</w:t>
        </w:r>
        <w:r>
          <w:rPr>
            <w:rFonts w:eastAsia="楷体" w:hint="eastAsia"/>
            <w:color w:val="000000" w:themeColor="text1"/>
            <w:sz w:val="28"/>
          </w:rPr>
          <w:t>~</w:t>
        </w:r>
        <w:r w:rsidRPr="00300E9D">
          <w:rPr>
            <w:rFonts w:eastAsia="楷体"/>
            <w:color w:val="000000" w:themeColor="text1"/>
            <w:sz w:val="28"/>
          </w:rPr>
          <w:t>5</w:t>
        </w:r>
        <w:r w:rsidRPr="00300E9D">
          <w:rPr>
            <w:rFonts w:eastAsia="楷体"/>
            <w:color w:val="000000" w:themeColor="text1"/>
            <w:sz w:val="28"/>
          </w:rPr>
          <w:t>分，衡量算法引入的金属音、断续等非自然成分）。所有四个声部的评分可一次性批量提交。界面右侧则实时展示评分统计图表，动态呈现各算法的得分分布与均值。该评分流程严格参照</w:t>
        </w:r>
        <w:r w:rsidRPr="00300E9D">
          <w:rPr>
            <w:rFonts w:eastAsia="楷体"/>
            <w:color w:val="000000" w:themeColor="text1"/>
            <w:sz w:val="28"/>
          </w:rPr>
          <w:t>ITU-R BS.1534-1 MUSHRA</w:t>
        </w:r>
        <w:r w:rsidRPr="00300E9D">
          <w:rPr>
            <w:rFonts w:eastAsia="楷体"/>
            <w:color w:val="000000" w:themeColor="text1"/>
            <w:sz w:val="28"/>
          </w:rPr>
          <w:t>规范设计，确保了主观评估的科学性与权威性，为后续步骤</w:t>
        </w:r>
        <w:r w:rsidRPr="00300E9D">
          <w:rPr>
            <w:rFonts w:eastAsia="楷体"/>
            <w:color w:val="000000" w:themeColor="text1"/>
            <w:sz w:val="28"/>
          </w:rPr>
          <w:t>S4</w:t>
        </w:r>
        <w:r w:rsidRPr="00300E9D">
          <w:rPr>
            <w:rFonts w:eastAsia="楷体"/>
            <w:color w:val="000000" w:themeColor="text1"/>
            <w:sz w:val="28"/>
          </w:rPr>
          <w:t>中的模型优化提供了高质量的训练标签</w:t>
        </w:r>
        <w:r>
          <w:rPr>
            <w:rFonts w:eastAsia="楷体" w:hint="eastAsia"/>
            <w:color w:val="000000" w:themeColor="text1"/>
            <w:sz w:val="28"/>
          </w:rPr>
          <w:t>。</w:t>
        </w:r>
      </w:ins>
    </w:p>
    <w:p w14:paraId="3EAEDBC1" w14:textId="629E68C1"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在获得专家主观评分后，为了保证评分的质量和一致性，还需要对评分数据进行预处理</w:t>
      </w:r>
      <w:r w:rsidR="00F26662" w:rsidRPr="00E07785">
        <w:rPr>
          <w:rFonts w:eastAsia="楷体" w:hint="eastAsia"/>
          <w:color w:val="000000" w:themeColor="text1"/>
          <w:sz w:val="28"/>
        </w:rPr>
        <w:t>，即步骤</w:t>
      </w:r>
      <w:r w:rsidR="00F26662" w:rsidRPr="00E07785">
        <w:rPr>
          <w:rFonts w:eastAsia="楷体" w:hint="eastAsia"/>
          <w:color w:val="000000" w:themeColor="text1"/>
          <w:sz w:val="28"/>
        </w:rPr>
        <w:t>S3</w:t>
      </w:r>
      <w:r w:rsidR="00F26662" w:rsidRPr="00E07785">
        <w:rPr>
          <w:rFonts w:eastAsia="楷体" w:hint="eastAsia"/>
          <w:color w:val="000000" w:themeColor="text1"/>
          <w:sz w:val="28"/>
        </w:rPr>
        <w:t>之后还继续包括如下</w:t>
      </w:r>
      <w:r w:rsidR="00F26662" w:rsidRPr="00E07785">
        <w:rPr>
          <w:rFonts w:eastAsia="楷体"/>
          <w:bCs/>
          <w:color w:val="000000" w:themeColor="text1"/>
          <w:sz w:val="28"/>
        </w:rPr>
        <w:t>步骤</w:t>
      </w:r>
      <w:r w:rsidR="00F26662" w:rsidRPr="00E07785">
        <w:rPr>
          <w:rFonts w:eastAsia="楷体"/>
          <w:bCs/>
          <w:color w:val="000000" w:themeColor="text1"/>
          <w:sz w:val="28"/>
        </w:rPr>
        <w:t>S51</w:t>
      </w:r>
      <w:r w:rsidR="00F26662" w:rsidRPr="00E07785">
        <w:rPr>
          <w:rFonts w:eastAsia="楷体" w:hint="eastAsia"/>
          <w:bCs/>
          <w:color w:val="000000" w:themeColor="text1"/>
          <w:sz w:val="28"/>
        </w:rPr>
        <w:t>和</w:t>
      </w:r>
      <w:r w:rsidR="00F26662" w:rsidRPr="00E07785">
        <w:rPr>
          <w:rFonts w:eastAsia="楷体"/>
          <w:bCs/>
          <w:color w:val="000000" w:themeColor="text1"/>
          <w:sz w:val="28"/>
        </w:rPr>
        <w:t>步骤</w:t>
      </w:r>
      <w:r w:rsidR="00F26662" w:rsidRPr="00E07785">
        <w:rPr>
          <w:rFonts w:eastAsia="楷体"/>
          <w:bCs/>
          <w:color w:val="000000" w:themeColor="text1"/>
          <w:sz w:val="28"/>
        </w:rPr>
        <w:t>S5</w:t>
      </w:r>
      <w:r w:rsidR="00F26662" w:rsidRPr="00E07785">
        <w:rPr>
          <w:rFonts w:eastAsia="楷体" w:hint="eastAsia"/>
          <w:bCs/>
          <w:color w:val="000000" w:themeColor="text1"/>
          <w:sz w:val="28"/>
        </w:rPr>
        <w:t>2</w:t>
      </w:r>
      <w:r w:rsidR="00F26662" w:rsidRPr="00E07785">
        <w:rPr>
          <w:rFonts w:eastAsia="楷体" w:hint="eastAsia"/>
          <w:bCs/>
          <w:color w:val="000000" w:themeColor="text1"/>
          <w:sz w:val="28"/>
        </w:rPr>
        <w:t>示例的技术方案</w:t>
      </w:r>
      <w:r w:rsidR="00F26662" w:rsidRPr="00E07785">
        <w:rPr>
          <w:rFonts w:eastAsia="楷体" w:hint="eastAsia"/>
          <w:color w:val="000000" w:themeColor="text1"/>
          <w:sz w:val="28"/>
        </w:rPr>
        <w:t>：</w:t>
      </w:r>
    </w:p>
    <w:p w14:paraId="16EEE847" w14:textId="5339D86A"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S51</w:t>
      </w:r>
      <w:r w:rsidRPr="00E07785">
        <w:rPr>
          <w:rFonts w:eastAsia="楷体"/>
          <w:bCs/>
          <w:color w:val="000000" w:themeColor="text1"/>
          <w:sz w:val="28"/>
        </w:rPr>
        <w:t>：对专家给出的主观评分进行一致性检验，计算同一音频样本在不同专家之间的肯德尔和谐系数，若系数低于</w:t>
      </w:r>
      <w:r w:rsidR="0050556C">
        <w:rPr>
          <w:rFonts w:eastAsia="楷体" w:hint="eastAsia"/>
          <w:bCs/>
          <w:color w:val="000000" w:themeColor="text1"/>
          <w:sz w:val="28"/>
        </w:rPr>
        <w:t>预设值（例如，</w:t>
      </w:r>
      <w:r w:rsidRPr="00E07785">
        <w:rPr>
          <w:rFonts w:eastAsia="楷体"/>
          <w:bCs/>
          <w:color w:val="000000" w:themeColor="text1"/>
          <w:sz w:val="28"/>
        </w:rPr>
        <w:t>0.7</w:t>
      </w:r>
      <w:r w:rsidR="0050556C">
        <w:rPr>
          <w:rFonts w:eastAsia="楷体" w:hint="eastAsia"/>
          <w:bCs/>
          <w:color w:val="000000" w:themeColor="text1"/>
          <w:sz w:val="28"/>
        </w:rPr>
        <w:t>）</w:t>
      </w:r>
      <w:r w:rsidRPr="00E07785">
        <w:rPr>
          <w:rFonts w:eastAsia="楷体"/>
          <w:bCs/>
          <w:color w:val="000000" w:themeColor="text1"/>
          <w:sz w:val="28"/>
        </w:rPr>
        <w:t>，则触发重新评分的提示。</w:t>
      </w:r>
      <w:r w:rsidRPr="00E07785">
        <w:rPr>
          <w:rFonts w:eastAsia="楷体"/>
          <w:color w:val="000000" w:themeColor="text1"/>
          <w:sz w:val="28"/>
        </w:rPr>
        <w:t>​</w:t>
      </w:r>
    </w:p>
    <w:p w14:paraId="64498C62" w14:textId="7E1EE168"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肯德尔和谐系数（</w:t>
      </w:r>
      <w:r w:rsidRPr="00E07785">
        <w:rPr>
          <w:rFonts w:eastAsia="楷体"/>
          <w:color w:val="000000" w:themeColor="text1"/>
          <w:sz w:val="28"/>
        </w:rPr>
        <w:t xml:space="preserve">Kendall's </w:t>
      </w:r>
      <w:r w:rsidR="0050556C">
        <w:rPr>
          <w:rFonts w:eastAsia="楷体" w:hint="eastAsia"/>
          <w:color w:val="000000" w:themeColor="text1"/>
          <w:sz w:val="28"/>
        </w:rPr>
        <w:t xml:space="preserve"> </w:t>
      </w:r>
      <w:r w:rsidRPr="00E07785">
        <w:rPr>
          <w:rFonts w:eastAsia="楷体"/>
          <w:color w:val="000000" w:themeColor="text1"/>
          <w:sz w:val="28"/>
        </w:rPr>
        <w:t>W</w:t>
      </w:r>
      <w:r w:rsidRPr="00E07785">
        <w:rPr>
          <w:rFonts w:eastAsia="楷体"/>
          <w:color w:val="000000" w:themeColor="text1"/>
          <w:sz w:val="28"/>
        </w:rPr>
        <w:t>）用于衡量多个评分者对同一组样本评分的一致性程度，取值范围为</w:t>
      </w:r>
      <w:r w:rsidRPr="00E07785">
        <w:rPr>
          <w:rFonts w:eastAsia="楷体"/>
          <w:color w:val="000000" w:themeColor="text1"/>
          <w:sz w:val="28"/>
        </w:rPr>
        <w:t>0</w:t>
      </w:r>
      <w:r w:rsidRPr="00E07785">
        <w:rPr>
          <w:rFonts w:eastAsia="楷体"/>
          <w:color w:val="000000" w:themeColor="text1"/>
          <w:sz w:val="28"/>
        </w:rPr>
        <w:t>到</w:t>
      </w:r>
      <w:r w:rsidRPr="00E07785">
        <w:rPr>
          <w:rFonts w:eastAsia="楷体"/>
          <w:color w:val="000000" w:themeColor="text1"/>
          <w:sz w:val="28"/>
        </w:rPr>
        <w:t>1</w:t>
      </w:r>
      <w:r w:rsidRPr="00E07785">
        <w:rPr>
          <w:rFonts w:eastAsia="楷体"/>
          <w:color w:val="000000" w:themeColor="text1"/>
          <w:sz w:val="28"/>
        </w:rPr>
        <w:t>。当</w:t>
      </w:r>
      <w:r w:rsidR="0050556C" w:rsidRPr="00E07785">
        <w:rPr>
          <w:rFonts w:eastAsia="楷体"/>
          <w:bCs/>
          <w:color w:val="000000" w:themeColor="text1"/>
          <w:sz w:val="28"/>
        </w:rPr>
        <w:t>系数低于</w:t>
      </w:r>
      <w:r w:rsidR="0050556C">
        <w:rPr>
          <w:rFonts w:eastAsia="楷体" w:hint="eastAsia"/>
          <w:bCs/>
          <w:color w:val="000000" w:themeColor="text1"/>
          <w:sz w:val="28"/>
        </w:rPr>
        <w:t>预设值（例如，</w:t>
      </w:r>
      <w:r w:rsidR="0050556C" w:rsidRPr="00E07785">
        <w:rPr>
          <w:rFonts w:eastAsia="楷体"/>
          <w:bCs/>
          <w:color w:val="000000" w:themeColor="text1"/>
          <w:sz w:val="28"/>
        </w:rPr>
        <w:t>0.7</w:t>
      </w:r>
      <w:r w:rsidR="0050556C">
        <w:rPr>
          <w:rFonts w:eastAsia="楷体" w:hint="eastAsia"/>
          <w:bCs/>
          <w:color w:val="000000" w:themeColor="text1"/>
          <w:sz w:val="28"/>
        </w:rPr>
        <w:t>）</w:t>
      </w:r>
      <w:r w:rsidRPr="00E07785">
        <w:rPr>
          <w:rFonts w:eastAsia="楷体"/>
          <w:color w:val="000000" w:themeColor="text1"/>
          <w:sz w:val="28"/>
        </w:rPr>
        <w:t>时，表明专家之间存在较大分歧，可能是由于评分标准不统一或某些样本存在歧义，此时系统会提示专家重新审视该样本并进行二次评分，直到一致性达到可接受水平。</w:t>
      </w:r>
    </w:p>
    <w:p w14:paraId="0B94AEF0" w14:textId="6207E442"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S52</w:t>
      </w:r>
      <w:r w:rsidRPr="00E07785">
        <w:rPr>
          <w:rFonts w:eastAsia="楷体"/>
          <w:bCs/>
          <w:color w:val="000000" w:themeColor="text1"/>
          <w:sz w:val="28"/>
        </w:rPr>
        <w:t>：对通过一致性检验的主观评分进行异常值剔除，并将剩余评分取</w:t>
      </w:r>
      <w:r w:rsidRPr="00E07785">
        <w:rPr>
          <w:rFonts w:eastAsia="楷体"/>
          <w:bCs/>
          <w:color w:val="000000" w:themeColor="text1"/>
          <w:sz w:val="28"/>
        </w:rPr>
        <w:lastRenderedPageBreak/>
        <w:t>均值作为最终主观评分，异常值定义为偏离均值超过两个标准差的评分。</w:t>
      </w:r>
      <w:r w:rsidRPr="00E07785">
        <w:rPr>
          <w:rFonts w:eastAsia="楷体"/>
          <w:color w:val="000000" w:themeColor="text1"/>
          <w:sz w:val="28"/>
        </w:rPr>
        <w:t>​</w:t>
      </w:r>
    </w:p>
    <w:p w14:paraId="7F314A64" w14:textId="749B7998"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例如，对于某个样本，五位专家的评分分别为</w:t>
      </w:r>
      <w:r w:rsidRPr="00E07785">
        <w:rPr>
          <w:rFonts w:eastAsia="楷体"/>
          <w:color w:val="000000" w:themeColor="text1"/>
          <w:sz w:val="28"/>
        </w:rPr>
        <w:t>4</w:t>
      </w:r>
      <w:r w:rsidRPr="00E07785">
        <w:rPr>
          <w:rFonts w:eastAsia="楷体"/>
          <w:color w:val="000000" w:themeColor="text1"/>
          <w:sz w:val="28"/>
        </w:rPr>
        <w:t>、</w:t>
      </w:r>
      <w:r w:rsidRPr="00E07785">
        <w:rPr>
          <w:rFonts w:eastAsia="楷体"/>
          <w:color w:val="000000" w:themeColor="text1"/>
          <w:sz w:val="28"/>
        </w:rPr>
        <w:t>5</w:t>
      </w:r>
      <w:r w:rsidRPr="00E07785">
        <w:rPr>
          <w:rFonts w:eastAsia="楷体"/>
          <w:color w:val="000000" w:themeColor="text1"/>
          <w:sz w:val="28"/>
        </w:rPr>
        <w:t>、</w:t>
      </w:r>
      <w:r w:rsidRPr="00E07785">
        <w:rPr>
          <w:rFonts w:eastAsia="楷体"/>
          <w:color w:val="000000" w:themeColor="text1"/>
          <w:sz w:val="28"/>
        </w:rPr>
        <w:t>3</w:t>
      </w:r>
      <w:r w:rsidRPr="00E07785">
        <w:rPr>
          <w:rFonts w:eastAsia="楷体"/>
          <w:color w:val="000000" w:themeColor="text1"/>
          <w:sz w:val="28"/>
        </w:rPr>
        <w:t>、</w:t>
      </w:r>
      <w:r w:rsidRPr="00E07785">
        <w:rPr>
          <w:rFonts w:eastAsia="楷体"/>
          <w:color w:val="000000" w:themeColor="text1"/>
          <w:sz w:val="28"/>
        </w:rPr>
        <w:t>1</w:t>
      </w:r>
      <w:r w:rsidRPr="00E07785">
        <w:rPr>
          <w:rFonts w:eastAsia="楷体"/>
          <w:color w:val="000000" w:themeColor="text1"/>
          <w:sz w:val="28"/>
        </w:rPr>
        <w:t>、</w:t>
      </w:r>
      <w:r w:rsidRPr="00E07785">
        <w:rPr>
          <w:rFonts w:eastAsia="楷体"/>
          <w:color w:val="000000" w:themeColor="text1"/>
          <w:sz w:val="28"/>
        </w:rPr>
        <w:t>4</w:t>
      </w:r>
      <w:r w:rsidRPr="00E07785">
        <w:rPr>
          <w:rFonts w:eastAsia="楷体"/>
          <w:color w:val="000000" w:themeColor="text1"/>
          <w:sz w:val="28"/>
        </w:rPr>
        <w:t>，均值为</w:t>
      </w:r>
      <w:r w:rsidRPr="00E07785">
        <w:rPr>
          <w:rFonts w:eastAsia="楷体"/>
          <w:color w:val="000000" w:themeColor="text1"/>
          <w:sz w:val="28"/>
        </w:rPr>
        <w:t>3.4</w:t>
      </w:r>
      <w:r w:rsidRPr="00E07785">
        <w:rPr>
          <w:rFonts w:eastAsia="楷体"/>
          <w:color w:val="000000" w:themeColor="text1"/>
          <w:sz w:val="28"/>
        </w:rPr>
        <w:t>，标准差为</w:t>
      </w:r>
      <w:r w:rsidRPr="00E07785">
        <w:rPr>
          <w:rFonts w:eastAsia="楷体"/>
          <w:color w:val="000000" w:themeColor="text1"/>
          <w:sz w:val="28"/>
        </w:rPr>
        <w:t>1.52</w:t>
      </w:r>
      <w:r w:rsidRPr="00E07785">
        <w:rPr>
          <w:rFonts w:eastAsia="楷体"/>
          <w:color w:val="000000" w:themeColor="text1"/>
          <w:sz w:val="28"/>
        </w:rPr>
        <w:t>，则偏离均值超过两个标准差（即</w:t>
      </w:r>
      <w:r w:rsidRPr="00E07785">
        <w:rPr>
          <w:rFonts w:eastAsia="楷体"/>
          <w:color w:val="000000" w:themeColor="text1"/>
          <w:sz w:val="28"/>
        </w:rPr>
        <w:t>&gt;3.4+2 * 1.52=6.44</w:t>
      </w:r>
      <w:r w:rsidRPr="00E07785">
        <w:rPr>
          <w:rFonts w:eastAsia="楷体"/>
          <w:color w:val="000000" w:themeColor="text1"/>
          <w:sz w:val="28"/>
        </w:rPr>
        <w:t>或</w:t>
      </w:r>
      <w:r w:rsidRPr="00E07785">
        <w:rPr>
          <w:rFonts w:eastAsia="楷体"/>
          <w:color w:val="000000" w:themeColor="text1"/>
          <w:sz w:val="28"/>
        </w:rPr>
        <w:t>&lt;3.4-2 * 1.52=0.36</w:t>
      </w:r>
      <w:r w:rsidRPr="00E07785">
        <w:rPr>
          <w:rFonts w:eastAsia="楷体"/>
          <w:color w:val="000000" w:themeColor="text1"/>
          <w:sz w:val="28"/>
        </w:rPr>
        <w:t>）的评分为空，因此无需剔除。若某专家给出</w:t>
      </w:r>
      <w:r w:rsidRPr="00E07785">
        <w:rPr>
          <w:rFonts w:eastAsia="楷体"/>
          <w:color w:val="000000" w:themeColor="text1"/>
          <w:sz w:val="28"/>
        </w:rPr>
        <w:t>1</w:t>
      </w:r>
      <w:r w:rsidRPr="00E07785">
        <w:rPr>
          <w:rFonts w:eastAsia="楷体"/>
          <w:color w:val="000000" w:themeColor="text1"/>
          <w:sz w:val="28"/>
        </w:rPr>
        <w:t>分，而其他四位均为</w:t>
      </w:r>
      <w:r w:rsidRPr="00E07785">
        <w:rPr>
          <w:rFonts w:eastAsia="楷体"/>
          <w:color w:val="000000" w:themeColor="text1"/>
          <w:sz w:val="28"/>
        </w:rPr>
        <w:t>4</w:t>
      </w:r>
      <w:r w:rsidRPr="00E07785">
        <w:rPr>
          <w:rFonts w:eastAsia="楷体"/>
          <w:color w:val="000000" w:themeColor="text1"/>
          <w:sz w:val="28"/>
        </w:rPr>
        <w:t>或</w:t>
      </w:r>
      <w:r w:rsidRPr="00E07785">
        <w:rPr>
          <w:rFonts w:eastAsia="楷体"/>
          <w:color w:val="000000" w:themeColor="text1"/>
          <w:sz w:val="28"/>
        </w:rPr>
        <w:t>5</w:t>
      </w:r>
      <w:r w:rsidRPr="00E07785">
        <w:rPr>
          <w:rFonts w:eastAsia="楷体"/>
          <w:color w:val="000000" w:themeColor="text1"/>
          <w:sz w:val="28"/>
        </w:rPr>
        <w:t>分，则该</w:t>
      </w:r>
      <w:r w:rsidRPr="00E07785">
        <w:rPr>
          <w:rFonts w:eastAsia="楷体"/>
          <w:color w:val="000000" w:themeColor="text1"/>
          <w:sz w:val="28"/>
        </w:rPr>
        <w:t>1</w:t>
      </w:r>
      <w:r w:rsidRPr="00E07785">
        <w:rPr>
          <w:rFonts w:eastAsia="楷体"/>
          <w:color w:val="000000" w:themeColor="text1"/>
          <w:sz w:val="28"/>
        </w:rPr>
        <w:t>分可能为异常值，将被剔除。最终取剩余评分的算术平均值作为该样本的最终主观评分。这一预处理步骤有效消除了人为失误或极端偏见的影响，使得输入到后续模型的主观反馈更加可靠。</w:t>
      </w:r>
    </w:p>
    <w:p w14:paraId="20FFD3AB"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S4</w:t>
      </w:r>
      <w:r w:rsidRPr="00E07785">
        <w:rPr>
          <w:rFonts w:eastAsia="楷体"/>
          <w:bCs/>
          <w:color w:val="000000" w:themeColor="text1"/>
          <w:sz w:val="28"/>
        </w:rPr>
        <w:t>：基于主观评分生成单源定向加权损失函数，并结合客观评估指标的误差区间，对源分离模型进行梯度回传与增量训练，以优化模型对特定声源的分离性能。</w:t>
      </w:r>
    </w:p>
    <w:p w14:paraId="11680BFC" w14:textId="2737E595" w:rsidR="00270F20" w:rsidRPr="00E07785" w:rsidRDefault="00F26662"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S4</w:t>
      </w:r>
      <w:r w:rsidR="00270F20" w:rsidRPr="00E07785">
        <w:rPr>
          <w:rFonts w:eastAsia="楷体"/>
          <w:color w:val="000000" w:themeColor="text1"/>
          <w:sz w:val="28"/>
        </w:rPr>
        <w:t>旨在将专家的主观听觉经验量化为可指导模型更新的损失函数。现有技术中，模型训练完全依赖客观损失（</w:t>
      </w:r>
      <w:r w:rsidRPr="00E07785">
        <w:rPr>
          <w:rFonts w:eastAsia="楷体" w:hint="eastAsia"/>
          <w:color w:val="000000" w:themeColor="text1"/>
          <w:sz w:val="28"/>
        </w:rPr>
        <w:t>例如，</w:t>
      </w:r>
      <w:r w:rsidR="00270F20" w:rsidRPr="00E07785">
        <w:rPr>
          <w:rFonts w:eastAsia="楷体"/>
          <w:color w:val="000000" w:themeColor="text1"/>
          <w:sz w:val="28"/>
        </w:rPr>
        <w:t>L1</w:t>
      </w:r>
      <w:r w:rsidR="00270F20" w:rsidRPr="00E07785">
        <w:rPr>
          <w:rFonts w:eastAsia="楷体"/>
          <w:color w:val="000000" w:themeColor="text1"/>
          <w:sz w:val="28"/>
        </w:rPr>
        <w:t>损失、</w:t>
      </w:r>
      <w:r w:rsidR="00270F20" w:rsidRPr="00E07785">
        <w:rPr>
          <w:rFonts w:eastAsia="楷体"/>
          <w:color w:val="000000" w:themeColor="text1"/>
          <w:sz w:val="28"/>
        </w:rPr>
        <w:t>SDR</w:t>
      </w:r>
      <w:r w:rsidR="00270F20" w:rsidRPr="00E07785">
        <w:rPr>
          <w:rFonts w:eastAsia="楷体"/>
          <w:color w:val="000000" w:themeColor="text1"/>
          <w:sz w:val="28"/>
        </w:rPr>
        <w:t>损失），无法融入人类对特定声源（</w:t>
      </w:r>
      <w:r w:rsidRPr="00E07785">
        <w:rPr>
          <w:rFonts w:eastAsia="楷体" w:hint="eastAsia"/>
          <w:color w:val="000000" w:themeColor="text1"/>
          <w:sz w:val="28"/>
        </w:rPr>
        <w:t>例如，</w:t>
      </w:r>
      <w:r w:rsidR="00270F20" w:rsidRPr="00E07785">
        <w:rPr>
          <w:rFonts w:eastAsia="楷体"/>
          <w:color w:val="000000" w:themeColor="text1"/>
          <w:sz w:val="28"/>
        </w:rPr>
        <w:t>人声）的偏好，导致训练方向与实际听感需求脱节。</w:t>
      </w:r>
      <w:r w:rsidRPr="00E07785">
        <w:rPr>
          <w:rFonts w:eastAsia="楷体" w:hint="eastAsia"/>
          <w:color w:val="000000" w:themeColor="text1"/>
          <w:sz w:val="28"/>
        </w:rPr>
        <w:t>具体地，</w:t>
      </w:r>
      <w:r w:rsidRPr="00E07785">
        <w:rPr>
          <w:rFonts w:eastAsia="楷体"/>
          <w:bCs/>
          <w:color w:val="000000" w:themeColor="text1"/>
          <w:sz w:val="28"/>
        </w:rPr>
        <w:t>基于主观评分生成单源定向加权损失函数，并结合客观评估指标的误差区间，对源分离模型进行梯度回传与增量训练，以优化模型对特定声源的分离性能</w:t>
      </w:r>
      <w:r w:rsidRPr="00E07785">
        <w:rPr>
          <w:rFonts w:eastAsia="楷体" w:hint="eastAsia"/>
          <w:bCs/>
          <w:color w:val="000000" w:themeColor="text1"/>
          <w:sz w:val="28"/>
        </w:rPr>
        <w:t>可通过</w:t>
      </w:r>
      <w:r w:rsidRPr="00E07785">
        <w:rPr>
          <w:rFonts w:eastAsia="楷体"/>
          <w:bCs/>
          <w:color w:val="000000" w:themeColor="text1"/>
          <w:sz w:val="28"/>
        </w:rPr>
        <w:t>步骤</w:t>
      </w:r>
      <w:r w:rsidRPr="00E07785">
        <w:rPr>
          <w:rFonts w:eastAsia="楷体"/>
          <w:bCs/>
          <w:color w:val="000000" w:themeColor="text1"/>
          <w:sz w:val="28"/>
        </w:rPr>
        <w:t>S41</w:t>
      </w:r>
      <w:r w:rsidRPr="00E07785">
        <w:rPr>
          <w:rFonts w:eastAsia="楷体" w:hint="eastAsia"/>
          <w:bCs/>
          <w:color w:val="000000" w:themeColor="text1"/>
          <w:sz w:val="28"/>
        </w:rPr>
        <w:t>至</w:t>
      </w:r>
      <w:r w:rsidRPr="00E07785">
        <w:rPr>
          <w:rFonts w:eastAsia="楷体"/>
          <w:bCs/>
          <w:color w:val="000000" w:themeColor="text1"/>
          <w:sz w:val="28"/>
        </w:rPr>
        <w:t>步骤</w:t>
      </w:r>
      <w:r w:rsidRPr="00E07785">
        <w:rPr>
          <w:rFonts w:eastAsia="楷体"/>
          <w:bCs/>
          <w:color w:val="000000" w:themeColor="text1"/>
          <w:sz w:val="28"/>
        </w:rPr>
        <w:t>S4</w:t>
      </w:r>
      <w:r w:rsidRPr="00E07785">
        <w:rPr>
          <w:rFonts w:eastAsia="楷体" w:hint="eastAsia"/>
          <w:bCs/>
          <w:color w:val="000000" w:themeColor="text1"/>
          <w:sz w:val="28"/>
        </w:rPr>
        <w:t>3</w:t>
      </w:r>
      <w:r w:rsidRPr="00E07785">
        <w:rPr>
          <w:rFonts w:eastAsia="楷体" w:hint="eastAsia"/>
          <w:bCs/>
          <w:color w:val="000000" w:themeColor="text1"/>
          <w:sz w:val="28"/>
        </w:rPr>
        <w:t>实现，详细说明如下</w:t>
      </w:r>
      <w:r w:rsidR="00270F20" w:rsidRPr="00E07785">
        <w:rPr>
          <w:rFonts w:eastAsia="楷体"/>
          <w:color w:val="000000" w:themeColor="text1"/>
          <w:sz w:val="28"/>
        </w:rPr>
        <w:t>：</w:t>
      </w:r>
    </w:p>
    <w:p w14:paraId="3C9FF042" w14:textId="77777777"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S41</w:t>
      </w:r>
      <w:r w:rsidRPr="00E07785">
        <w:rPr>
          <w:rFonts w:eastAsia="楷体"/>
          <w:bCs/>
          <w:color w:val="000000" w:themeColor="text1"/>
          <w:sz w:val="28"/>
        </w:rPr>
        <w:t>：将专家对每个声源的主观评分映射为权重系数，权重系数与主观评分呈负相关，且取值范围为</w:t>
      </w:r>
      <w:r w:rsidRPr="00E07785">
        <w:rPr>
          <w:rFonts w:eastAsia="楷体"/>
          <w:bCs/>
          <w:color w:val="000000" w:themeColor="text1"/>
          <w:sz w:val="28"/>
        </w:rPr>
        <w:t>0.2</w:t>
      </w:r>
      <w:r w:rsidRPr="00E07785">
        <w:rPr>
          <w:rFonts w:eastAsia="楷体"/>
          <w:bCs/>
          <w:color w:val="000000" w:themeColor="text1"/>
          <w:sz w:val="28"/>
        </w:rPr>
        <w:t>至</w:t>
      </w:r>
      <w:r w:rsidRPr="00E07785">
        <w:rPr>
          <w:rFonts w:eastAsia="楷体"/>
          <w:bCs/>
          <w:color w:val="000000" w:themeColor="text1"/>
          <w:sz w:val="28"/>
        </w:rPr>
        <w:t>1.0</w:t>
      </w:r>
      <w:r w:rsidRPr="00E07785">
        <w:rPr>
          <w:rFonts w:eastAsia="楷体"/>
          <w:bCs/>
          <w:color w:val="000000" w:themeColor="text1"/>
          <w:sz w:val="28"/>
        </w:rPr>
        <w:t>。</w:t>
      </w:r>
      <w:r w:rsidRPr="00E07785">
        <w:rPr>
          <w:rFonts w:eastAsia="楷体"/>
          <w:color w:val="000000" w:themeColor="text1"/>
          <w:sz w:val="28"/>
        </w:rPr>
        <w:t>​</w:t>
      </w:r>
    </w:p>
    <w:p w14:paraId="5FA07340" w14:textId="28937944"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具体而言，评分越低（表示分离质量越差），对应的权重系数越大，使得该声源在损失函数中的贡献被放大，从而迫使模型重点关注那些听感较差的声源。例如，可以设置映射函数：</w:t>
      </w:r>
      <w:r w:rsidRPr="00E07785">
        <w:rPr>
          <w:rFonts w:eastAsia="楷体"/>
          <w:color w:val="000000" w:themeColor="text1"/>
          <w:sz w:val="28"/>
        </w:rPr>
        <w:t>w = 1.2 - 0.2 * score</w:t>
      </w:r>
      <w:r w:rsidRPr="00E07785">
        <w:rPr>
          <w:rFonts w:eastAsia="楷体"/>
          <w:color w:val="000000" w:themeColor="text1"/>
          <w:sz w:val="28"/>
        </w:rPr>
        <w:t>，当</w:t>
      </w:r>
      <w:r w:rsidRPr="00E07785">
        <w:rPr>
          <w:rFonts w:eastAsia="楷体"/>
          <w:color w:val="000000" w:themeColor="text1"/>
          <w:sz w:val="28"/>
        </w:rPr>
        <w:t>score=1</w:t>
      </w:r>
      <w:r w:rsidRPr="00E07785">
        <w:rPr>
          <w:rFonts w:eastAsia="楷体"/>
          <w:color w:val="000000" w:themeColor="text1"/>
          <w:sz w:val="28"/>
        </w:rPr>
        <w:t>时</w:t>
      </w:r>
      <w:r w:rsidRPr="00E07785">
        <w:rPr>
          <w:rFonts w:eastAsia="楷体"/>
          <w:color w:val="000000" w:themeColor="text1"/>
          <w:sz w:val="28"/>
        </w:rPr>
        <w:t>w=1.0</w:t>
      </w:r>
      <w:r w:rsidRPr="00E07785">
        <w:rPr>
          <w:rFonts w:eastAsia="楷体"/>
          <w:color w:val="000000" w:themeColor="text1"/>
          <w:sz w:val="28"/>
        </w:rPr>
        <w:t>，</w:t>
      </w:r>
      <w:r w:rsidRPr="00E07785">
        <w:rPr>
          <w:rFonts w:eastAsia="楷体"/>
          <w:color w:val="000000" w:themeColor="text1"/>
          <w:sz w:val="28"/>
        </w:rPr>
        <w:t>score=5</w:t>
      </w:r>
      <w:r w:rsidRPr="00E07785">
        <w:rPr>
          <w:rFonts w:eastAsia="楷体"/>
          <w:color w:val="000000" w:themeColor="text1"/>
          <w:sz w:val="28"/>
        </w:rPr>
        <w:t>时</w:t>
      </w:r>
      <w:r w:rsidRPr="00E07785">
        <w:rPr>
          <w:rFonts w:eastAsia="楷体"/>
          <w:color w:val="000000" w:themeColor="text1"/>
          <w:sz w:val="28"/>
        </w:rPr>
        <w:t>w=0.2</w:t>
      </w:r>
      <w:r w:rsidRPr="00E07785">
        <w:rPr>
          <w:rFonts w:eastAsia="楷体"/>
          <w:color w:val="000000" w:themeColor="text1"/>
          <w:sz w:val="28"/>
        </w:rPr>
        <w:t>。这样，得分最低的声源将获得最大的优化驱动力。</w:t>
      </w:r>
    </w:p>
    <w:p w14:paraId="29723AA3" w14:textId="5A56504D"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S42</w:t>
      </w:r>
      <w:r w:rsidRPr="00E07785">
        <w:rPr>
          <w:rFonts w:eastAsia="楷体"/>
          <w:bCs/>
          <w:color w:val="000000" w:themeColor="text1"/>
          <w:sz w:val="28"/>
        </w:rPr>
        <w:t>：根据权重系数构建单源定向加权损失函数，表达式为：</w:t>
      </w:r>
      <w:r w:rsidR="0050556C" w:rsidRPr="00E07785" w:rsidDel="0050556C">
        <w:rPr>
          <w:rFonts w:eastAsia="楷体"/>
          <w:bCs/>
          <w:color w:val="000000" w:themeColor="text1"/>
          <w:sz w:val="28"/>
        </w:rPr>
        <w:t xml:space="preserve"> </w:t>
      </w:r>
      <m:oMath>
        <m:r>
          <w:rPr>
            <w:rFonts w:ascii="Cambria Math" w:eastAsia="楷体" w:hAnsi="Cambria Math"/>
            <w:color w:val="000000" w:themeColor="text1"/>
            <w:sz w:val="28"/>
          </w:rPr>
          <m:t>Loss=</m:t>
        </m:r>
        <m:r>
          <w:rPr>
            <w:rFonts w:ascii="Cambria Math" w:eastAsia="楷体" w:hAnsi="Cambria Math"/>
            <w:color w:val="000000" w:themeColor="text1"/>
            <w:sz w:val="28"/>
          </w:rPr>
          <w:lastRenderedPageBreak/>
          <m:t>w</m:t>
        </m:r>
        <m:d>
          <m:dPr>
            <m:ctrlPr>
              <w:rPr>
                <w:rFonts w:ascii="Cambria Math" w:eastAsia="楷体" w:hAnsi="Cambria Math"/>
                <w:bCs/>
                <w:i/>
                <w:color w:val="000000" w:themeColor="text1"/>
                <w:sz w:val="28"/>
              </w:rPr>
            </m:ctrlPr>
          </m:dPr>
          <m:e>
            <m:r>
              <w:rPr>
                <w:rFonts w:ascii="Cambria Math" w:eastAsia="楷体" w:hAnsi="Cambria Math"/>
                <w:color w:val="000000" w:themeColor="text1"/>
                <w:sz w:val="28"/>
              </w:rPr>
              <m:t>t</m:t>
            </m:r>
          </m:e>
        </m:d>
        <m:r>
          <w:rPr>
            <w:rFonts w:ascii="Cambria Math" w:eastAsia="楷体" w:hAnsi="Cambria Math"/>
            <w:color w:val="000000" w:themeColor="text1"/>
            <w:sz w:val="28"/>
          </w:rPr>
          <m:t>×</m:t>
        </m:r>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Loss</m:t>
            </m:r>
          </m:e>
          <m:sub>
            <m:r>
              <w:rPr>
                <w:rFonts w:ascii="Cambria Math" w:eastAsia="楷体" w:hAnsi="Cambria Math"/>
                <w:color w:val="000000" w:themeColor="text1"/>
                <w:sz w:val="28"/>
              </w:rPr>
              <m:t>vocal</m:t>
            </m:r>
          </m:sub>
        </m:sSub>
        <m:r>
          <w:rPr>
            <w:rFonts w:ascii="Cambria Math" w:eastAsia="楷体" w:hAnsi="Cambria Math"/>
            <w:color w:val="000000" w:themeColor="text1"/>
            <w:sz w:val="28"/>
          </w:rPr>
          <m:t>+</m:t>
        </m:r>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Loss</m:t>
            </m:r>
          </m:e>
          <m:sub>
            <m:r>
              <w:rPr>
                <w:rFonts w:ascii="Cambria Math" w:eastAsia="楷体" w:hAnsi="Cambria Math"/>
                <w:color w:val="000000" w:themeColor="text1"/>
                <w:sz w:val="28"/>
              </w:rPr>
              <m:t>other</m:t>
            </m:r>
          </m:sub>
        </m:sSub>
      </m:oMath>
      <w:r w:rsidRPr="00E07785">
        <w:rPr>
          <w:rFonts w:eastAsia="楷体"/>
          <w:bCs/>
          <w:color w:val="000000" w:themeColor="text1"/>
          <w:sz w:val="28"/>
        </w:rPr>
        <w:t>，</w:t>
      </w:r>
      <w:r w:rsidR="0050556C">
        <w:rPr>
          <w:rFonts w:eastAsia="楷体" w:hint="eastAsia"/>
          <w:bCs/>
          <w:color w:val="000000" w:themeColor="text1"/>
          <w:sz w:val="28"/>
        </w:rPr>
        <w:t>其中，</w:t>
      </w:r>
      <m:oMath>
        <m:r>
          <w:rPr>
            <w:rFonts w:ascii="Cambria Math" w:eastAsia="楷体" w:hAnsi="Cambria Math"/>
            <w:color w:val="000000" w:themeColor="text1"/>
            <w:sz w:val="28"/>
          </w:rPr>
          <m:t>w</m:t>
        </m:r>
        <m:d>
          <m:dPr>
            <m:ctrlPr>
              <w:rPr>
                <w:rFonts w:ascii="Cambria Math" w:eastAsia="楷体" w:hAnsi="Cambria Math"/>
                <w:bCs/>
                <w:i/>
                <w:color w:val="000000" w:themeColor="text1"/>
                <w:sz w:val="28"/>
              </w:rPr>
            </m:ctrlPr>
          </m:dPr>
          <m:e>
            <m:r>
              <w:rPr>
                <w:rFonts w:ascii="Cambria Math" w:eastAsia="楷体" w:hAnsi="Cambria Math"/>
                <w:color w:val="000000" w:themeColor="text1"/>
                <w:sz w:val="28"/>
              </w:rPr>
              <m:t>t</m:t>
            </m:r>
          </m:e>
        </m:d>
      </m:oMath>
      <w:r w:rsidRPr="00E07785">
        <w:rPr>
          <w:rFonts w:eastAsia="楷体"/>
          <w:bCs/>
          <w:color w:val="000000" w:themeColor="text1"/>
          <w:sz w:val="28"/>
        </w:rPr>
        <w:t>为随时间变化的权重函数，</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Loss</m:t>
            </m:r>
          </m:e>
          <m:sub>
            <m:r>
              <w:rPr>
                <w:rFonts w:ascii="Cambria Math" w:eastAsia="楷体" w:hAnsi="Cambria Math"/>
                <w:color w:val="000000" w:themeColor="text1"/>
                <w:sz w:val="28"/>
              </w:rPr>
              <m:t>vocal</m:t>
            </m:r>
          </m:sub>
        </m:sSub>
      </m:oMath>
      <w:r w:rsidRPr="00E07785">
        <w:rPr>
          <w:rFonts w:eastAsia="楷体"/>
          <w:bCs/>
          <w:color w:val="000000" w:themeColor="text1"/>
          <w:sz w:val="28"/>
        </w:rPr>
        <w:t>为人声源的损失，</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Loss</m:t>
            </m:r>
          </m:e>
          <m:sub>
            <m:r>
              <w:rPr>
                <w:rFonts w:ascii="Cambria Math" w:eastAsia="楷体" w:hAnsi="Cambria Math"/>
                <w:color w:val="000000" w:themeColor="text1"/>
                <w:sz w:val="28"/>
              </w:rPr>
              <m:t>other</m:t>
            </m:r>
          </m:sub>
        </m:sSub>
      </m:oMath>
      <w:r w:rsidRPr="00E07785">
        <w:rPr>
          <w:rFonts w:eastAsia="楷体"/>
          <w:bCs/>
          <w:color w:val="000000" w:themeColor="text1"/>
          <w:sz w:val="28"/>
        </w:rPr>
        <w:t>为其他声源的损失之和，</w:t>
      </w:r>
      <w:r w:rsidRPr="00E07785">
        <w:rPr>
          <w:rFonts w:eastAsia="楷体"/>
          <w:bCs/>
          <w:color w:val="000000" w:themeColor="text1"/>
          <w:sz w:val="28"/>
        </w:rPr>
        <w:t>w(t)</w:t>
      </w:r>
      <w:r w:rsidRPr="00E07785">
        <w:rPr>
          <w:rFonts w:eastAsia="楷体"/>
          <w:bCs/>
          <w:color w:val="000000" w:themeColor="text1"/>
          <w:sz w:val="28"/>
        </w:rPr>
        <w:t>根据主观评分的时间分布曲线确定。</w:t>
      </w:r>
      <w:r w:rsidRPr="00E07785">
        <w:rPr>
          <w:rFonts w:eastAsia="楷体"/>
          <w:color w:val="000000" w:themeColor="text1"/>
          <w:sz w:val="28"/>
        </w:rPr>
        <w:t>​</w:t>
      </w:r>
      <w:r w:rsidRPr="00E07785">
        <w:rPr>
          <w:rFonts w:eastAsia="楷体"/>
          <w:color w:val="000000" w:themeColor="text1"/>
          <w:sz w:val="28"/>
        </w:rPr>
        <w:t>这里的核心创新在于引入了时间依赖性权重</w:t>
      </w:r>
      <w:r w:rsidR="0050556C">
        <w:rPr>
          <w:rFonts w:eastAsia="楷体" w:hint="eastAsia"/>
          <w:color w:val="000000" w:themeColor="text1"/>
          <w:sz w:val="28"/>
        </w:rPr>
        <w:t>即</w:t>
      </w:r>
      <m:oMath>
        <m:r>
          <w:rPr>
            <w:rFonts w:ascii="Cambria Math" w:eastAsia="楷体" w:hAnsi="Cambria Math"/>
            <w:color w:val="000000" w:themeColor="text1"/>
            <w:sz w:val="28"/>
          </w:rPr>
          <m:t>w</m:t>
        </m:r>
        <m:d>
          <m:dPr>
            <m:ctrlPr>
              <w:rPr>
                <w:rFonts w:ascii="Cambria Math" w:eastAsia="楷体" w:hAnsi="Cambria Math"/>
                <w:bCs/>
                <w:i/>
                <w:color w:val="000000" w:themeColor="text1"/>
                <w:sz w:val="28"/>
              </w:rPr>
            </m:ctrlPr>
          </m:dPr>
          <m:e>
            <m:r>
              <w:rPr>
                <w:rFonts w:ascii="Cambria Math" w:eastAsia="楷体" w:hAnsi="Cambria Math"/>
                <w:color w:val="000000" w:themeColor="text1"/>
                <w:sz w:val="28"/>
              </w:rPr>
              <m:t>t</m:t>
            </m:r>
          </m:e>
        </m:d>
      </m:oMath>
      <w:r w:rsidR="0050556C">
        <w:rPr>
          <w:rFonts w:eastAsia="楷体" w:hint="eastAsia"/>
          <w:color w:val="000000" w:themeColor="text1"/>
          <w:sz w:val="28"/>
        </w:rPr>
        <w:t>，原因在于，</w:t>
      </w:r>
      <w:r w:rsidRPr="00E07785">
        <w:rPr>
          <w:rFonts w:eastAsia="楷体"/>
          <w:color w:val="000000" w:themeColor="text1"/>
          <w:sz w:val="28"/>
        </w:rPr>
        <w:t>主观评分往往是针对整个音轨的总体感受，但听感问题可能集中在某些时间段（</w:t>
      </w:r>
      <w:r w:rsidR="00F26662" w:rsidRPr="00E07785">
        <w:rPr>
          <w:rFonts w:eastAsia="楷体" w:hint="eastAsia"/>
          <w:color w:val="000000" w:themeColor="text1"/>
          <w:sz w:val="28"/>
        </w:rPr>
        <w:t>例如，</w:t>
      </w:r>
      <w:r w:rsidRPr="00E07785">
        <w:rPr>
          <w:rFonts w:eastAsia="楷体"/>
          <w:color w:val="000000" w:themeColor="text1"/>
          <w:sz w:val="28"/>
        </w:rPr>
        <w:t>某一段人声漏气）。通过分析专家在试听过程中标注的文字反馈（</w:t>
      </w:r>
      <w:r w:rsidR="00F26662" w:rsidRPr="00E07785">
        <w:rPr>
          <w:rFonts w:eastAsia="楷体" w:hint="eastAsia"/>
          <w:color w:val="000000" w:themeColor="text1"/>
          <w:sz w:val="28"/>
        </w:rPr>
        <w:t>例如，</w:t>
      </w:r>
      <w:r w:rsidRPr="00E07785">
        <w:rPr>
          <w:rFonts w:eastAsia="楷体"/>
          <w:color w:val="000000" w:themeColor="text1"/>
          <w:sz w:val="28"/>
        </w:rPr>
        <w:t>“</w:t>
      </w:r>
      <w:r w:rsidRPr="00E07785">
        <w:rPr>
          <w:rFonts w:eastAsia="楷体"/>
          <w:color w:val="000000" w:themeColor="text1"/>
          <w:sz w:val="28"/>
        </w:rPr>
        <w:t>第</w:t>
      </w:r>
      <w:r w:rsidRPr="00E07785">
        <w:rPr>
          <w:rFonts w:eastAsia="楷体"/>
          <w:color w:val="000000" w:themeColor="text1"/>
          <w:sz w:val="28"/>
        </w:rPr>
        <w:t>10</w:t>
      </w:r>
      <w:r w:rsidR="0050556C">
        <w:rPr>
          <w:rFonts w:eastAsia="楷体" w:hint="eastAsia"/>
          <w:color w:val="000000" w:themeColor="text1"/>
          <w:sz w:val="28"/>
        </w:rPr>
        <w:t>~</w:t>
      </w:r>
      <w:r w:rsidRPr="00E07785">
        <w:rPr>
          <w:rFonts w:eastAsia="楷体"/>
          <w:color w:val="000000" w:themeColor="text1"/>
          <w:sz w:val="28"/>
        </w:rPr>
        <w:t>12</w:t>
      </w:r>
      <w:r w:rsidRPr="00E07785">
        <w:rPr>
          <w:rFonts w:eastAsia="楷体"/>
          <w:color w:val="000000" w:themeColor="text1"/>
          <w:sz w:val="28"/>
        </w:rPr>
        <w:t>秒人声模糊</w:t>
      </w:r>
      <w:r w:rsidRPr="00E07785">
        <w:rPr>
          <w:rFonts w:eastAsia="楷体"/>
          <w:color w:val="000000" w:themeColor="text1"/>
          <w:sz w:val="28"/>
        </w:rPr>
        <w:t>”</w:t>
      </w:r>
      <w:r w:rsidRPr="00E07785">
        <w:rPr>
          <w:rFonts w:eastAsia="楷体"/>
          <w:color w:val="000000" w:themeColor="text1"/>
          <w:sz w:val="28"/>
        </w:rPr>
        <w:t>），可以构建一个时间分布曲线，将该时间段对应的权重</w:t>
      </w:r>
      <w:r w:rsidRPr="00E07785">
        <w:rPr>
          <w:rFonts w:eastAsia="楷体"/>
          <w:color w:val="000000" w:themeColor="text1"/>
          <w:sz w:val="28"/>
        </w:rPr>
        <w:t>w(t)</w:t>
      </w:r>
      <w:r w:rsidRPr="00E07785">
        <w:rPr>
          <w:rFonts w:eastAsia="楷体"/>
          <w:color w:val="000000" w:themeColor="text1"/>
          <w:sz w:val="28"/>
        </w:rPr>
        <w:t>设置为更高值，而其他时间段保持较低权重。</w:t>
      </w:r>
      <w:r w:rsidR="00AE0B2A">
        <w:rPr>
          <w:rFonts w:eastAsia="楷体" w:hint="eastAsia"/>
          <w:color w:val="000000" w:themeColor="text1"/>
          <w:sz w:val="28"/>
        </w:rPr>
        <w:t>如此</w:t>
      </w:r>
      <w:r w:rsidRPr="00E07785">
        <w:rPr>
          <w:rFonts w:eastAsia="楷体"/>
          <w:color w:val="000000" w:themeColor="text1"/>
          <w:sz w:val="28"/>
        </w:rPr>
        <w:t>，损失函数能够精准地对问题片段施加更大的优化压力。</w:t>
      </w:r>
    </w:p>
    <w:p w14:paraId="31C2866C" w14:textId="77777777"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S43</w:t>
      </w:r>
      <w:r w:rsidRPr="00E07785">
        <w:rPr>
          <w:rFonts w:eastAsia="楷体"/>
          <w:bCs/>
          <w:color w:val="000000" w:themeColor="text1"/>
          <w:sz w:val="28"/>
        </w:rPr>
        <w:t>：将单源定向加权损失函数与客观评估指标的误差区间相结合，生成综合损失函数，并执行梯度回传以更新源分离模型的参数。</w:t>
      </w:r>
      <w:r w:rsidRPr="00E07785">
        <w:rPr>
          <w:rFonts w:eastAsia="楷体"/>
          <w:color w:val="000000" w:themeColor="text1"/>
          <w:sz w:val="28"/>
        </w:rPr>
        <w:t>​</w:t>
      </w:r>
    </w:p>
    <w:p w14:paraId="5CE5C4AD" w14:textId="2F7565E7" w:rsidR="00F26662" w:rsidRPr="00E07785" w:rsidRDefault="00AE0B2A" w:rsidP="00AE0B2A">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S43</w:t>
      </w:r>
      <w:r w:rsidR="00270F20" w:rsidRPr="00E07785">
        <w:rPr>
          <w:rFonts w:eastAsia="楷体"/>
          <w:color w:val="000000" w:themeColor="text1"/>
          <w:sz w:val="28"/>
        </w:rPr>
        <w:t>是为了平衡主观引导和客观稳定性</w:t>
      </w:r>
      <w:r>
        <w:rPr>
          <w:rFonts w:eastAsia="楷体" w:hint="eastAsia"/>
          <w:color w:val="000000" w:themeColor="text1"/>
          <w:sz w:val="28"/>
        </w:rPr>
        <w:t>，进一步地，</w:t>
      </w:r>
      <w:r w:rsidR="00270F20" w:rsidRPr="00E07785">
        <w:rPr>
          <w:rFonts w:eastAsia="楷体"/>
          <w:color w:val="000000" w:themeColor="text1"/>
          <w:sz w:val="28"/>
        </w:rPr>
        <w:t>为了更清楚地说明如何将误差区间融入损失函数，</w:t>
      </w:r>
      <w:r w:rsidR="00F26662" w:rsidRPr="00E07785">
        <w:rPr>
          <w:rFonts w:eastAsia="楷体"/>
          <w:bCs/>
          <w:color w:val="000000" w:themeColor="text1"/>
          <w:sz w:val="28"/>
        </w:rPr>
        <w:t>将单源定向加权损失函数与客观评估指标的误差区间相结合，生成综合损失函数，并执行梯度回传以更新源分离模型的参数</w:t>
      </w:r>
      <w:r w:rsidR="00F26662" w:rsidRPr="00E07785">
        <w:rPr>
          <w:rFonts w:eastAsia="楷体" w:hint="eastAsia"/>
          <w:bCs/>
          <w:color w:val="000000" w:themeColor="text1"/>
          <w:sz w:val="28"/>
        </w:rPr>
        <w:t>可通过如下步骤</w:t>
      </w:r>
      <w:r w:rsidR="00F26662" w:rsidRPr="00E07785">
        <w:rPr>
          <w:rFonts w:eastAsia="楷体" w:hint="eastAsia"/>
          <w:bCs/>
          <w:color w:val="000000" w:themeColor="text1"/>
          <w:sz w:val="28"/>
        </w:rPr>
        <w:t>S71</w:t>
      </w:r>
      <w:r w:rsidR="00F26662" w:rsidRPr="00E07785">
        <w:rPr>
          <w:rFonts w:eastAsia="楷体" w:hint="eastAsia"/>
          <w:bCs/>
          <w:color w:val="000000" w:themeColor="text1"/>
          <w:sz w:val="28"/>
        </w:rPr>
        <w:t>至步骤</w:t>
      </w:r>
      <w:r w:rsidR="00F26662" w:rsidRPr="00E07785">
        <w:rPr>
          <w:rFonts w:eastAsia="楷体" w:hint="eastAsia"/>
          <w:bCs/>
          <w:color w:val="000000" w:themeColor="text1"/>
          <w:sz w:val="28"/>
        </w:rPr>
        <w:t>S73</w:t>
      </w:r>
      <w:r w:rsidR="00F26662" w:rsidRPr="00E07785">
        <w:rPr>
          <w:rFonts w:eastAsia="楷体" w:hint="eastAsia"/>
          <w:bCs/>
          <w:color w:val="000000" w:themeColor="text1"/>
          <w:sz w:val="28"/>
        </w:rPr>
        <w:t>示例的技术方案实现</w:t>
      </w:r>
      <w:r w:rsidR="00270F20" w:rsidRPr="00E07785">
        <w:rPr>
          <w:rFonts w:eastAsia="楷体"/>
          <w:color w:val="000000" w:themeColor="text1"/>
          <w:sz w:val="28"/>
        </w:rPr>
        <w:t>。</w:t>
      </w:r>
    </w:p>
    <w:p w14:paraId="03C666D6" w14:textId="77777777"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S71</w:t>
      </w:r>
      <w:r w:rsidRPr="00E07785">
        <w:rPr>
          <w:rFonts w:eastAsia="楷体"/>
          <w:bCs/>
          <w:color w:val="000000" w:themeColor="text1"/>
          <w:sz w:val="28"/>
        </w:rPr>
        <w:t>：将客观评估指标的误差区间转化为正则化惩罚项，正则化惩罚项与误差区间的宽度成正比。</w:t>
      </w:r>
      <w:r w:rsidRPr="00E07785">
        <w:rPr>
          <w:rFonts w:eastAsia="楷体"/>
          <w:color w:val="000000" w:themeColor="text1"/>
          <w:sz w:val="28"/>
        </w:rPr>
        <w:t>​</w:t>
      </w:r>
    </w:p>
    <w:p w14:paraId="26D95D7A" w14:textId="3C53905C"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误差区间宽度反映了模型在该样本上的不确定性，宽度越大表示结果越不可靠。因此，可以将误差区间宽度</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σ</m:t>
            </m:r>
          </m:e>
          <m:sub>
            <m:r>
              <w:rPr>
                <w:rFonts w:ascii="Cambria Math" w:eastAsia="楷体" w:hAnsi="Cambria Math"/>
                <w:color w:val="000000" w:themeColor="text1"/>
                <w:sz w:val="28"/>
              </w:rPr>
              <m:t>i</m:t>
            </m:r>
          </m:sub>
        </m:sSub>
      </m:oMath>
      <w:r w:rsidRPr="00E07785">
        <w:rPr>
          <w:rFonts w:eastAsia="楷体"/>
          <w:color w:val="000000" w:themeColor="text1"/>
          <w:sz w:val="28"/>
        </w:rPr>
        <w:t>（例如</w:t>
      </w:r>
      <w:r w:rsidR="0050556C">
        <w:rPr>
          <w:rFonts w:eastAsia="楷体" w:hint="eastAsia"/>
          <w:color w:val="000000" w:themeColor="text1"/>
          <w:sz w:val="28"/>
        </w:rPr>
        <w:t>，</w:t>
      </w:r>
      <w:r w:rsidRPr="00E07785">
        <w:rPr>
          <w:rFonts w:eastAsia="楷体"/>
          <w:color w:val="000000" w:themeColor="text1"/>
          <w:sz w:val="28"/>
        </w:rPr>
        <w:t>SDR</w:t>
      </w:r>
      <w:r w:rsidRPr="00E07785">
        <w:rPr>
          <w:rFonts w:eastAsia="楷体"/>
          <w:color w:val="000000" w:themeColor="text1"/>
          <w:sz w:val="28"/>
        </w:rPr>
        <w:t>的标准差）乘以一个系数，作为惩罚项加入总损失。</w:t>
      </w:r>
    </w:p>
    <w:p w14:paraId="4A6287D7" w14:textId="534C5C11"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S72</w:t>
      </w:r>
      <w:r w:rsidRPr="00E07785">
        <w:rPr>
          <w:rFonts w:eastAsia="楷体"/>
          <w:bCs/>
          <w:color w:val="000000" w:themeColor="text1"/>
          <w:sz w:val="28"/>
        </w:rPr>
        <w:t>：将正则化惩罚项叠加至单源定向加权损失函数，形成总损失函数：</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Loss</m:t>
            </m:r>
          </m:e>
          <m:sub>
            <m:r>
              <w:rPr>
                <w:rFonts w:ascii="Cambria Math" w:eastAsia="楷体" w:hAnsi="Cambria Math"/>
                <w:color w:val="000000" w:themeColor="text1"/>
                <w:sz w:val="28"/>
              </w:rPr>
              <m:t>total</m:t>
            </m:r>
          </m:sub>
        </m:sSub>
        <m:r>
          <w:rPr>
            <w:rFonts w:ascii="Cambria Math" w:eastAsia="楷体" w:hAnsi="Cambria Math"/>
            <w:color w:val="000000" w:themeColor="text1"/>
            <w:sz w:val="28"/>
          </w:rPr>
          <m:t>=Loss+λ*</m:t>
        </m:r>
        <m:nary>
          <m:naryPr>
            <m:chr m:val="∑"/>
            <m:limLoc m:val="undOvr"/>
            <m:subHide m:val="1"/>
            <m:supHide m:val="1"/>
            <m:ctrlPr>
              <w:rPr>
                <w:rFonts w:ascii="Cambria Math" w:eastAsia="楷体" w:hAnsi="Cambria Math"/>
                <w:i/>
                <w:color w:val="000000" w:themeColor="text1"/>
                <w:sz w:val="28"/>
              </w:rPr>
            </m:ctrlPr>
          </m:naryPr>
          <m:sub/>
          <m:sup/>
          <m:e>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σ</m:t>
                </m:r>
              </m:e>
              <m:sub>
                <m:r>
                  <w:rPr>
                    <w:rFonts w:ascii="Cambria Math" w:eastAsia="楷体" w:hAnsi="Cambria Math"/>
                    <w:color w:val="000000" w:themeColor="text1"/>
                    <w:sz w:val="28"/>
                  </w:rPr>
                  <m:t>i</m:t>
                </m:r>
              </m:sub>
            </m:sSub>
          </m:e>
        </m:nary>
      </m:oMath>
      <w:r w:rsidRPr="00E07785">
        <w:rPr>
          <w:rFonts w:eastAsia="楷体"/>
          <w:bCs/>
          <w:color w:val="000000" w:themeColor="text1"/>
          <w:sz w:val="28"/>
        </w:rPr>
        <w:t>，</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σ</m:t>
            </m:r>
          </m:e>
          <m:sub>
            <m:r>
              <w:rPr>
                <w:rFonts w:ascii="Cambria Math" w:eastAsia="楷体" w:hAnsi="Cambria Math"/>
                <w:color w:val="000000" w:themeColor="text1"/>
                <w:sz w:val="28"/>
              </w:rPr>
              <m:t>i</m:t>
            </m:r>
          </m:sub>
        </m:sSub>
      </m:oMath>
      <w:r w:rsidRPr="00E07785">
        <w:rPr>
          <w:rFonts w:eastAsia="楷体"/>
          <w:bCs/>
          <w:color w:val="000000" w:themeColor="text1"/>
          <w:sz w:val="28"/>
        </w:rPr>
        <w:t>为第</w:t>
      </w:r>
      <w:r w:rsidRPr="00E07785">
        <w:rPr>
          <w:rFonts w:eastAsia="楷体"/>
          <w:bCs/>
          <w:color w:val="000000" w:themeColor="text1"/>
          <w:sz w:val="28"/>
        </w:rPr>
        <w:t>i</w:t>
      </w:r>
      <w:r w:rsidRPr="00E07785">
        <w:rPr>
          <w:rFonts w:eastAsia="楷体"/>
          <w:bCs/>
          <w:color w:val="000000" w:themeColor="text1"/>
          <w:sz w:val="28"/>
        </w:rPr>
        <w:t>个客观评估指标的误差区间宽度，</w:t>
      </w:r>
      <m:oMath>
        <m:r>
          <w:rPr>
            <w:rFonts w:ascii="Cambria Math" w:eastAsia="楷体" w:hAnsi="Cambria Math"/>
            <w:color w:val="000000" w:themeColor="text1"/>
            <w:sz w:val="28"/>
          </w:rPr>
          <m:t>λ</m:t>
        </m:r>
      </m:oMath>
      <w:r w:rsidRPr="00E07785">
        <w:rPr>
          <w:rFonts w:eastAsia="楷体"/>
          <w:bCs/>
          <w:color w:val="000000" w:themeColor="text1"/>
          <w:sz w:val="28"/>
        </w:rPr>
        <w:t>为平衡系数。</w:t>
      </w:r>
      <w:r w:rsidRPr="00E07785">
        <w:rPr>
          <w:rFonts w:eastAsia="楷体"/>
          <w:color w:val="000000" w:themeColor="text1"/>
          <w:sz w:val="28"/>
        </w:rPr>
        <w:t>​</w:t>
      </w:r>
    </w:p>
    <w:p w14:paraId="08204CF8" w14:textId="3374D2D7"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平衡系数</w:t>
      </w:r>
      <m:oMath>
        <m:r>
          <w:rPr>
            <w:rFonts w:ascii="Cambria Math" w:eastAsia="楷体" w:hAnsi="Cambria Math"/>
            <w:color w:val="000000" w:themeColor="text1"/>
            <w:sz w:val="28"/>
          </w:rPr>
          <m:t>λ</m:t>
        </m:r>
      </m:oMath>
      <w:r w:rsidRPr="00E07785">
        <w:rPr>
          <w:rFonts w:eastAsia="楷体"/>
          <w:color w:val="000000" w:themeColor="text1"/>
          <w:sz w:val="28"/>
        </w:rPr>
        <w:t>用于控制惩罚项的强度，通常通过交叉验证确定，例如设为</w:t>
      </w:r>
      <w:r w:rsidRPr="00E07785">
        <w:rPr>
          <w:rFonts w:eastAsia="楷体"/>
          <w:color w:val="000000" w:themeColor="text1"/>
          <w:sz w:val="28"/>
        </w:rPr>
        <w:t>0.1</w:t>
      </w:r>
      <w:r w:rsidRPr="00E07785">
        <w:rPr>
          <w:rFonts w:eastAsia="楷体"/>
          <w:color w:val="000000" w:themeColor="text1"/>
          <w:sz w:val="28"/>
        </w:rPr>
        <w:t>。</w:t>
      </w:r>
      <w:r w:rsidRPr="00E07785">
        <w:rPr>
          <w:rFonts w:eastAsia="楷体"/>
          <w:color w:val="000000" w:themeColor="text1"/>
          <w:sz w:val="28"/>
        </w:rPr>
        <w:lastRenderedPageBreak/>
        <w:t>这样，当某个样本的客观指标波动较大时，其总损失会被抬高，从而在梯度下降中受到抑制。</w:t>
      </w:r>
    </w:p>
    <w:p w14:paraId="0CA945CD" w14:textId="77777777"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S73</w:t>
      </w:r>
      <w:r w:rsidRPr="00E07785">
        <w:rPr>
          <w:rFonts w:eastAsia="楷体"/>
          <w:bCs/>
          <w:color w:val="000000" w:themeColor="text1"/>
          <w:sz w:val="28"/>
        </w:rPr>
        <w:t>：对总损失函数执行梯度回传，以抑制高不确定性方向的模型参数更新。</w:t>
      </w:r>
      <w:r w:rsidRPr="00E07785">
        <w:rPr>
          <w:rFonts w:eastAsia="楷体"/>
          <w:color w:val="000000" w:themeColor="text1"/>
          <w:sz w:val="28"/>
        </w:rPr>
        <w:t>​</w:t>
      </w:r>
    </w:p>
    <w:p w14:paraId="256EA238" w14:textId="530F4A7B"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这意味着模型会更倾向于学习那些评估结果稳定一致的样本，而对那些</w:t>
      </w:r>
      <w:r w:rsidRPr="00E07785">
        <w:rPr>
          <w:rFonts w:eastAsia="楷体"/>
          <w:color w:val="000000" w:themeColor="text1"/>
          <w:sz w:val="28"/>
        </w:rPr>
        <w:t>“</w:t>
      </w:r>
      <w:r w:rsidRPr="00E07785">
        <w:rPr>
          <w:rFonts w:eastAsia="楷体"/>
          <w:color w:val="000000" w:themeColor="text1"/>
          <w:sz w:val="28"/>
        </w:rPr>
        <w:t>说不清好坏</w:t>
      </w:r>
      <w:r w:rsidRPr="00E07785">
        <w:rPr>
          <w:rFonts w:eastAsia="楷体"/>
          <w:color w:val="000000" w:themeColor="text1"/>
          <w:sz w:val="28"/>
        </w:rPr>
        <w:t>”</w:t>
      </w:r>
      <w:r w:rsidRPr="00E07785">
        <w:rPr>
          <w:rFonts w:eastAsia="楷体"/>
          <w:color w:val="000000" w:themeColor="text1"/>
          <w:sz w:val="28"/>
        </w:rPr>
        <w:t>的样本保持谨慎，从而提升了训练的鲁棒性。</w:t>
      </w:r>
    </w:p>
    <w:p w14:paraId="240B158D" w14:textId="4D551338"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在增量训练过程中，为了降低计算成本和防止过拟合，可以</w:t>
      </w:r>
      <w:r w:rsidR="00F26662" w:rsidRPr="00E07785">
        <w:rPr>
          <w:rFonts w:eastAsia="楷体" w:hint="eastAsia"/>
          <w:color w:val="000000" w:themeColor="text1"/>
          <w:sz w:val="28"/>
        </w:rPr>
        <w:t>如下步骤</w:t>
      </w:r>
      <w:r w:rsidR="00F26662" w:rsidRPr="00E07785">
        <w:rPr>
          <w:rFonts w:eastAsia="楷体" w:hint="eastAsia"/>
          <w:color w:val="000000" w:themeColor="text1"/>
          <w:sz w:val="28"/>
        </w:rPr>
        <w:t>D81</w:t>
      </w:r>
      <w:r w:rsidR="00F26662" w:rsidRPr="00E07785">
        <w:rPr>
          <w:rFonts w:eastAsia="楷体" w:hint="eastAsia"/>
          <w:color w:val="000000" w:themeColor="text1"/>
          <w:sz w:val="28"/>
        </w:rPr>
        <w:t>和步骤</w:t>
      </w:r>
      <w:r w:rsidR="00F26662" w:rsidRPr="00E07785">
        <w:rPr>
          <w:rFonts w:eastAsia="楷体" w:hint="eastAsia"/>
          <w:color w:val="000000" w:themeColor="text1"/>
          <w:sz w:val="28"/>
        </w:rPr>
        <w:t>S82</w:t>
      </w:r>
      <w:r w:rsidR="00F26662" w:rsidRPr="00E07785">
        <w:rPr>
          <w:rFonts w:eastAsia="楷体" w:hint="eastAsia"/>
          <w:color w:val="000000" w:themeColor="text1"/>
          <w:sz w:val="28"/>
        </w:rPr>
        <w:t>示例的</w:t>
      </w:r>
      <w:r w:rsidR="00F26662" w:rsidRPr="00E07785">
        <w:rPr>
          <w:rFonts w:eastAsia="楷体"/>
          <w:color w:val="000000" w:themeColor="text1"/>
          <w:sz w:val="28"/>
        </w:rPr>
        <w:t>LoRA</w:t>
      </w:r>
      <w:r w:rsidRPr="00E07785">
        <w:rPr>
          <w:rFonts w:eastAsia="楷体"/>
          <w:color w:val="000000" w:themeColor="text1"/>
          <w:sz w:val="28"/>
        </w:rPr>
        <w:t>轻量化微调策略</w:t>
      </w:r>
      <w:r w:rsidR="00BE1D37" w:rsidRPr="00E07785">
        <w:rPr>
          <w:rFonts w:eastAsia="楷体" w:hint="eastAsia"/>
          <w:color w:val="000000" w:themeColor="text1"/>
          <w:sz w:val="28"/>
        </w:rPr>
        <w:t>：</w:t>
      </w:r>
    </w:p>
    <w:p w14:paraId="25BE9BEE" w14:textId="77777777" w:rsidR="00F26662" w:rsidRPr="00E07785" w:rsidRDefault="00270F20" w:rsidP="00270F20">
      <w:pPr>
        <w:spacing w:line="360" w:lineRule="auto"/>
        <w:ind w:firstLineChars="200" w:firstLine="560"/>
        <w:rPr>
          <w:rFonts w:eastAsia="楷体"/>
          <w:bCs/>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S81</w:t>
      </w:r>
      <w:r w:rsidRPr="00E07785">
        <w:rPr>
          <w:rFonts w:eastAsia="楷体"/>
          <w:bCs/>
          <w:color w:val="000000" w:themeColor="text1"/>
          <w:sz w:val="28"/>
        </w:rPr>
        <w:t>：冻结源分离模型的主干网络参数。</w:t>
      </w:r>
    </w:p>
    <w:p w14:paraId="40052705" w14:textId="77777777" w:rsidR="00F26662"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S82</w:t>
      </w:r>
      <w:r w:rsidRPr="00E07785">
        <w:rPr>
          <w:rFonts w:eastAsia="楷体"/>
          <w:bCs/>
          <w:color w:val="000000" w:themeColor="text1"/>
          <w:sz w:val="28"/>
        </w:rPr>
        <w:t>：在主干网络中插入低秩适配器，并仅对低秩适配器的参数进行梯度更新。</w:t>
      </w:r>
      <w:r w:rsidRPr="00E07785">
        <w:rPr>
          <w:rFonts w:eastAsia="楷体"/>
          <w:color w:val="000000" w:themeColor="text1"/>
          <w:sz w:val="28"/>
        </w:rPr>
        <w:t>​</w:t>
      </w:r>
    </w:p>
    <w:p w14:paraId="2051F2F2" w14:textId="211D763A"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这种</w:t>
      </w:r>
      <w:r w:rsidRPr="00E07785">
        <w:rPr>
          <w:rFonts w:eastAsia="楷体"/>
          <w:color w:val="000000" w:themeColor="text1"/>
          <w:sz w:val="28"/>
        </w:rPr>
        <w:t>LoRA</w:t>
      </w:r>
      <w:r w:rsidRPr="00E07785">
        <w:rPr>
          <w:rFonts w:eastAsia="楷体"/>
          <w:color w:val="000000" w:themeColor="text1"/>
          <w:sz w:val="28"/>
        </w:rPr>
        <w:t>（</w:t>
      </w:r>
      <w:r w:rsidRPr="00E07785">
        <w:rPr>
          <w:rFonts w:eastAsia="楷体"/>
          <w:color w:val="000000" w:themeColor="text1"/>
          <w:sz w:val="28"/>
        </w:rPr>
        <w:t>Low-Rank Adaptation</w:t>
      </w:r>
      <w:r w:rsidRPr="00E07785">
        <w:rPr>
          <w:rFonts w:eastAsia="楷体"/>
          <w:color w:val="000000" w:themeColor="text1"/>
          <w:sz w:val="28"/>
        </w:rPr>
        <w:t>）策略通过在原有权重矩阵旁边添加两个低秩矩阵（秩</w:t>
      </w:r>
      <w:r w:rsidRPr="00E07785">
        <w:rPr>
          <w:rFonts w:eastAsia="楷体"/>
          <w:color w:val="000000" w:themeColor="text1"/>
          <w:sz w:val="28"/>
        </w:rPr>
        <w:t>r</w:t>
      </w:r>
      <w:r w:rsidRPr="00E07785">
        <w:rPr>
          <w:rFonts w:eastAsia="楷体"/>
          <w:color w:val="000000" w:themeColor="text1"/>
          <w:sz w:val="28"/>
        </w:rPr>
        <w:t>远小于原矩阵维度），仅更新这两个小矩阵的参数，而冻结原始大规模参数。例如，对于一个维度为</w:t>
      </w:r>
      <w:r w:rsidRPr="00E07785">
        <w:rPr>
          <w:rFonts w:eastAsia="楷体"/>
          <w:color w:val="000000" w:themeColor="text1"/>
          <w:sz w:val="28"/>
        </w:rPr>
        <w:t>d×k</w:t>
      </w:r>
      <w:r w:rsidRPr="00E07785">
        <w:rPr>
          <w:rFonts w:eastAsia="楷体"/>
          <w:color w:val="000000" w:themeColor="text1"/>
          <w:sz w:val="28"/>
        </w:rPr>
        <w:t>的权重矩阵，插入两个矩阵</w:t>
      </w:r>
      <m:oMath>
        <m:sSub>
          <m:sSubPr>
            <m:ctrlPr>
              <w:rPr>
                <w:rFonts w:ascii="Cambria Math" w:eastAsia="楷体" w:hAnsi="Cambria Math"/>
                <w:i/>
                <w:color w:val="000000" w:themeColor="text1"/>
                <w:sz w:val="28"/>
              </w:rPr>
            </m:ctrlPr>
          </m:sSubPr>
          <m:e>
            <m:r>
              <w:rPr>
                <w:rFonts w:ascii="Cambria Math" w:eastAsia="楷体" w:hAnsi="Cambria Math"/>
                <w:color w:val="000000" w:themeColor="text1"/>
                <w:sz w:val="28"/>
              </w:rPr>
              <m:t>s</m:t>
            </m:r>
          </m:e>
          <m:sub>
            <m:r>
              <w:rPr>
                <w:rFonts w:ascii="Cambria Math" w:eastAsia="楷体" w:hAnsi="Cambria Math"/>
                <w:color w:val="000000" w:themeColor="text1"/>
                <w:sz w:val="28"/>
              </w:rPr>
              <m:t>target</m:t>
            </m:r>
          </m:sub>
        </m:sSub>
        <m:r>
          <w:rPr>
            <w:rFonts w:ascii="Cambria Math" w:eastAsia="楷体" w:hAnsi="Cambria Math"/>
            <w:color w:val="000000" w:themeColor="text1"/>
            <w:sz w:val="28"/>
          </w:rPr>
          <m:t>A∈</m:t>
        </m:r>
        <m:sSup>
          <m:sSupPr>
            <m:ctrlPr>
              <w:rPr>
                <w:rFonts w:ascii="Cambria Math" w:eastAsia="楷体" w:hAnsi="Cambria Math"/>
                <w:i/>
                <w:color w:val="000000" w:themeColor="text1"/>
                <w:sz w:val="28"/>
              </w:rPr>
            </m:ctrlPr>
          </m:sSupPr>
          <m:e>
            <m:r>
              <m:rPr>
                <m:scr m:val="double-struck"/>
              </m:rPr>
              <w:rPr>
                <w:rFonts w:ascii="Cambria Math" w:eastAsia="楷体" w:hAnsi="Cambria Math"/>
                <w:color w:val="000000" w:themeColor="text1"/>
                <w:sz w:val="28"/>
              </w:rPr>
              <m:t>R</m:t>
            </m:r>
          </m:e>
          <m:sup>
            <m:r>
              <w:rPr>
                <w:rFonts w:ascii="Cambria Math" w:eastAsia="楷体" w:hAnsi="Cambria Math"/>
                <w:color w:val="000000" w:themeColor="text1"/>
                <w:sz w:val="28"/>
              </w:rPr>
              <m:t>d×r</m:t>
            </m:r>
          </m:sup>
        </m:sSup>
      </m:oMath>
      <w:r w:rsidRPr="00E07785">
        <w:rPr>
          <w:rFonts w:eastAsia="楷体"/>
          <w:color w:val="000000" w:themeColor="text1"/>
          <w:sz w:val="28"/>
        </w:rPr>
        <w:t>和</w:t>
      </w:r>
      <m:oMath>
        <m:r>
          <w:rPr>
            <w:rFonts w:ascii="Cambria Math" w:eastAsia="楷体" w:hAnsi="Cambria Math"/>
            <w:color w:val="000000" w:themeColor="text1"/>
            <w:sz w:val="28"/>
          </w:rPr>
          <m:t>B∈</m:t>
        </m:r>
        <m:sSup>
          <m:sSupPr>
            <m:ctrlPr>
              <w:rPr>
                <w:rFonts w:ascii="Cambria Math" w:eastAsia="楷体" w:hAnsi="Cambria Math"/>
                <w:i/>
                <w:color w:val="000000" w:themeColor="text1"/>
                <w:sz w:val="28"/>
              </w:rPr>
            </m:ctrlPr>
          </m:sSupPr>
          <m:e>
            <m:r>
              <m:rPr>
                <m:scr m:val="double-struck"/>
              </m:rPr>
              <w:rPr>
                <w:rFonts w:ascii="Cambria Math" w:eastAsia="楷体" w:hAnsi="Cambria Math"/>
                <w:color w:val="000000" w:themeColor="text1"/>
                <w:sz w:val="28"/>
              </w:rPr>
              <m:t>R</m:t>
            </m:r>
          </m:e>
          <m:sup>
            <m:r>
              <w:rPr>
                <w:rFonts w:ascii="Cambria Math" w:eastAsia="楷体" w:hAnsi="Cambria Math"/>
                <w:color w:val="000000" w:themeColor="text1"/>
                <w:sz w:val="28"/>
              </w:rPr>
              <m:t>r×k</m:t>
            </m:r>
          </m:sup>
        </m:sSup>
      </m:oMath>
      <w:r w:rsidRPr="00E07785">
        <w:rPr>
          <w:rFonts w:eastAsia="楷体"/>
          <w:color w:val="000000" w:themeColor="text1"/>
          <w:sz w:val="28"/>
        </w:rPr>
        <w:t>，则更新后的权重变为</w:t>
      </w:r>
      <w:r w:rsidRPr="00E07785">
        <w:rPr>
          <w:rFonts w:eastAsia="楷体"/>
          <w:color w:val="000000" w:themeColor="text1"/>
          <w:sz w:val="28"/>
        </w:rPr>
        <w:t>W+AB</w:t>
      </w:r>
      <w:r w:rsidRPr="00E07785">
        <w:rPr>
          <w:rFonts w:eastAsia="楷体"/>
          <w:color w:val="000000" w:themeColor="text1"/>
          <w:sz w:val="28"/>
        </w:rPr>
        <w:t>。这样，需要更新的参数量从</w:t>
      </w:r>
      <w:r w:rsidRPr="00E07785">
        <w:rPr>
          <w:rFonts w:eastAsia="楷体"/>
          <w:color w:val="000000" w:themeColor="text1"/>
          <w:sz w:val="28"/>
        </w:rPr>
        <w:t>d×k</w:t>
      </w:r>
      <w:r w:rsidRPr="00E07785">
        <w:rPr>
          <w:rFonts w:eastAsia="楷体"/>
          <w:color w:val="000000" w:themeColor="text1"/>
          <w:sz w:val="28"/>
        </w:rPr>
        <w:t>降为</w:t>
      </w:r>
      <w:r w:rsidRPr="00E07785">
        <w:rPr>
          <w:rFonts w:eastAsia="楷体"/>
          <w:color w:val="000000" w:themeColor="text1"/>
          <w:sz w:val="28"/>
        </w:rPr>
        <w:t>(d+k)×r</w:t>
      </w:r>
      <w:r w:rsidRPr="00E07785">
        <w:rPr>
          <w:rFonts w:eastAsia="楷体"/>
          <w:color w:val="000000" w:themeColor="text1"/>
          <w:sz w:val="28"/>
        </w:rPr>
        <w:t>，通常只有原始参数的千分之一，大幅降低了显存占用和训练时间，同时由于限制了参数变化空间，还能有效防止在小样本增量训练中发生过拟合。</w:t>
      </w:r>
    </w:p>
    <w:p w14:paraId="5F563845" w14:textId="4ABF5E88"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进一步地，</w:t>
      </w:r>
      <w:r w:rsidR="00BE1D37" w:rsidRPr="00E07785">
        <w:rPr>
          <w:rFonts w:eastAsia="楷体"/>
          <w:color w:val="000000" w:themeColor="text1"/>
          <w:sz w:val="28"/>
        </w:rPr>
        <w:t>LoRA</w:t>
      </w:r>
      <w:r w:rsidR="00BE1D37" w:rsidRPr="00E07785">
        <w:rPr>
          <w:rFonts w:eastAsia="楷体"/>
          <w:color w:val="000000" w:themeColor="text1"/>
          <w:sz w:val="28"/>
        </w:rPr>
        <w:t>轻量化微调策略</w:t>
      </w:r>
      <w:r w:rsidRPr="00E07785">
        <w:rPr>
          <w:rFonts w:eastAsia="楷体"/>
          <w:color w:val="000000" w:themeColor="text1"/>
          <w:sz w:val="28"/>
        </w:rPr>
        <w:t>的具体实施方式如</w:t>
      </w:r>
      <w:r w:rsidR="00BE1D37" w:rsidRPr="00E07785">
        <w:rPr>
          <w:rFonts w:eastAsia="楷体" w:hint="eastAsia"/>
          <w:color w:val="000000" w:themeColor="text1"/>
          <w:sz w:val="28"/>
        </w:rPr>
        <w:t>以下步骤</w:t>
      </w:r>
      <w:r w:rsidR="00BE1D37" w:rsidRPr="00E07785">
        <w:rPr>
          <w:rFonts w:eastAsia="楷体" w:hint="eastAsia"/>
          <w:color w:val="000000" w:themeColor="text1"/>
          <w:sz w:val="28"/>
        </w:rPr>
        <w:t>S91</w:t>
      </w:r>
      <w:r w:rsidR="00BE1D37" w:rsidRPr="00E07785">
        <w:rPr>
          <w:rFonts w:eastAsia="楷体" w:hint="eastAsia"/>
          <w:color w:val="000000" w:themeColor="text1"/>
          <w:sz w:val="28"/>
        </w:rPr>
        <w:t>至步骤</w:t>
      </w:r>
      <w:r w:rsidR="00BE1D37" w:rsidRPr="00E07785">
        <w:rPr>
          <w:rFonts w:eastAsia="楷体" w:hint="eastAsia"/>
          <w:color w:val="000000" w:themeColor="text1"/>
          <w:sz w:val="28"/>
        </w:rPr>
        <w:t>S93</w:t>
      </w:r>
      <w:r w:rsidR="00BE1D37" w:rsidRPr="00E07785">
        <w:rPr>
          <w:rFonts w:eastAsia="楷体" w:hint="eastAsia"/>
          <w:color w:val="000000" w:themeColor="text1"/>
          <w:sz w:val="28"/>
        </w:rPr>
        <w:t>所示</w:t>
      </w:r>
      <w:r w:rsidRPr="00E07785">
        <w:rPr>
          <w:rFonts w:eastAsia="楷体"/>
          <w:color w:val="000000" w:themeColor="text1"/>
          <w:sz w:val="28"/>
        </w:rPr>
        <w:t>：</w:t>
      </w:r>
    </w:p>
    <w:p w14:paraId="2D758193" w14:textId="77777777" w:rsidR="00BE1D37" w:rsidRPr="00E07785" w:rsidRDefault="00270F20" w:rsidP="00270F20">
      <w:pPr>
        <w:spacing w:line="360" w:lineRule="auto"/>
        <w:ind w:firstLineChars="200" w:firstLine="560"/>
        <w:rPr>
          <w:rFonts w:eastAsia="楷体"/>
          <w:bCs/>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S91</w:t>
      </w:r>
      <w:r w:rsidRPr="00E07785">
        <w:rPr>
          <w:rFonts w:eastAsia="楷体"/>
          <w:bCs/>
          <w:color w:val="000000" w:themeColor="text1"/>
          <w:sz w:val="28"/>
        </w:rPr>
        <w:t>：在源分离模型的每个</w:t>
      </w:r>
      <w:r w:rsidRPr="00E07785">
        <w:rPr>
          <w:rFonts w:eastAsia="楷体"/>
          <w:bCs/>
          <w:color w:val="000000" w:themeColor="text1"/>
          <w:sz w:val="28"/>
        </w:rPr>
        <w:t>Transformer</w:t>
      </w:r>
      <w:r w:rsidRPr="00E07785">
        <w:rPr>
          <w:rFonts w:eastAsia="楷体"/>
          <w:bCs/>
          <w:color w:val="000000" w:themeColor="text1"/>
          <w:sz w:val="28"/>
        </w:rPr>
        <w:t>层中插入两个低秩矩阵作为适配器。</w:t>
      </w:r>
    </w:p>
    <w:p w14:paraId="54A16274" w14:textId="77777777" w:rsidR="00BE1D37" w:rsidRPr="00E07785" w:rsidRDefault="00270F20" w:rsidP="00270F20">
      <w:pPr>
        <w:spacing w:line="360" w:lineRule="auto"/>
        <w:ind w:firstLineChars="200" w:firstLine="560"/>
        <w:rPr>
          <w:rFonts w:eastAsia="楷体"/>
          <w:bCs/>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S92</w:t>
      </w:r>
      <w:r w:rsidRPr="00E07785">
        <w:rPr>
          <w:rFonts w:eastAsia="楷体"/>
          <w:bCs/>
          <w:color w:val="000000" w:themeColor="text1"/>
          <w:sz w:val="28"/>
        </w:rPr>
        <w:t>：固定所有原始网络权重，仅对低秩矩阵的参数进行梯度更新。</w:t>
      </w:r>
    </w:p>
    <w:p w14:paraId="6870E293"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S93</w:t>
      </w:r>
      <w:r w:rsidRPr="00E07785">
        <w:rPr>
          <w:rFonts w:eastAsia="楷体"/>
          <w:bCs/>
          <w:color w:val="000000" w:themeColor="text1"/>
          <w:sz w:val="28"/>
        </w:rPr>
        <w:t>：每次迭代完成后，保存低秩矩阵的参数快照，并记录对应的主观</w:t>
      </w:r>
      <w:r w:rsidRPr="00E07785">
        <w:rPr>
          <w:rFonts w:eastAsia="楷体"/>
          <w:bCs/>
          <w:color w:val="000000" w:themeColor="text1"/>
          <w:sz w:val="28"/>
        </w:rPr>
        <w:lastRenderedPageBreak/>
        <w:t>评分变化趋势。</w:t>
      </w:r>
      <w:r w:rsidRPr="00E07785">
        <w:rPr>
          <w:rFonts w:eastAsia="楷体"/>
          <w:color w:val="000000" w:themeColor="text1"/>
          <w:sz w:val="28"/>
        </w:rPr>
        <w:t>​</w:t>
      </w:r>
    </w:p>
    <w:p w14:paraId="02E1F506" w14:textId="292AC268"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通过记录主观评分的变化趋势，可以监控微调的效果，一旦发现评分不再提升甚至下降，可以及时停止或回退到之前的快照。</w:t>
      </w:r>
    </w:p>
    <w:p w14:paraId="55F5FF68"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为了高效利用专家的标注资源，本申请还引入了主动学习策略。</w:t>
      </w:r>
    </w:p>
    <w:p w14:paraId="0E0556D8"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S131</w:t>
      </w:r>
      <w:r w:rsidRPr="00E07785">
        <w:rPr>
          <w:rFonts w:eastAsia="楷体"/>
          <w:bCs/>
          <w:color w:val="000000" w:themeColor="text1"/>
          <w:sz w:val="28"/>
        </w:rPr>
        <w:t>：在每次迭代后，计算当前模型对所有未标注混合音频数据的预测不确定性，不确定性基于蒙特卡洛</w:t>
      </w:r>
      <w:r w:rsidRPr="00E07785">
        <w:rPr>
          <w:rFonts w:eastAsia="楷体"/>
          <w:bCs/>
          <w:color w:val="000000" w:themeColor="text1"/>
          <w:sz w:val="28"/>
        </w:rPr>
        <w:t>Dropout</w:t>
      </w:r>
      <w:r w:rsidRPr="00E07785">
        <w:rPr>
          <w:rFonts w:eastAsia="楷体"/>
          <w:bCs/>
          <w:color w:val="000000" w:themeColor="text1"/>
          <w:sz w:val="28"/>
        </w:rPr>
        <w:t>的多次前向传播方差得到。</w:t>
      </w:r>
      <w:r w:rsidRPr="00E07785">
        <w:rPr>
          <w:rFonts w:eastAsia="楷体"/>
          <w:color w:val="000000" w:themeColor="text1"/>
          <w:sz w:val="28"/>
        </w:rPr>
        <w:t>​</w:t>
      </w:r>
    </w:p>
    <w:p w14:paraId="2165BEBD" w14:textId="77777777" w:rsidR="00BE1D37" w:rsidRPr="00E07785" w:rsidRDefault="00BE1D37" w:rsidP="00BE1D37">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S131</w:t>
      </w:r>
      <w:r w:rsidRPr="00E07785">
        <w:rPr>
          <w:rFonts w:eastAsia="楷体" w:hint="eastAsia"/>
          <w:bCs/>
          <w:color w:val="000000" w:themeColor="text1"/>
          <w:sz w:val="28"/>
        </w:rPr>
        <w:t>的</w:t>
      </w:r>
      <w:r w:rsidR="00270F20" w:rsidRPr="00E07785">
        <w:rPr>
          <w:rFonts w:eastAsia="楷体"/>
          <w:color w:val="000000" w:themeColor="text1"/>
          <w:sz w:val="28"/>
        </w:rPr>
        <w:t>具体</w:t>
      </w:r>
      <w:r w:rsidRPr="00E07785">
        <w:rPr>
          <w:rFonts w:eastAsia="楷体" w:hint="eastAsia"/>
          <w:color w:val="000000" w:themeColor="text1"/>
          <w:sz w:val="28"/>
        </w:rPr>
        <w:t>实现方案是</w:t>
      </w:r>
      <w:r w:rsidR="00270F20" w:rsidRPr="00E07785">
        <w:rPr>
          <w:rFonts w:eastAsia="楷体"/>
          <w:color w:val="000000" w:themeColor="text1"/>
          <w:sz w:val="28"/>
        </w:rPr>
        <w:t>：在推理时开启</w:t>
      </w:r>
      <w:r w:rsidR="00270F20" w:rsidRPr="00E07785">
        <w:rPr>
          <w:rFonts w:eastAsia="楷体"/>
          <w:color w:val="000000" w:themeColor="text1"/>
          <w:sz w:val="28"/>
        </w:rPr>
        <w:t>Dropout</w:t>
      </w:r>
      <w:r w:rsidR="00270F20" w:rsidRPr="00E07785">
        <w:rPr>
          <w:rFonts w:eastAsia="楷体"/>
          <w:color w:val="000000" w:themeColor="text1"/>
          <w:sz w:val="28"/>
        </w:rPr>
        <w:t>层，对同一个输入进行</w:t>
      </w:r>
      <w:r w:rsidR="00270F20" w:rsidRPr="00E07785">
        <w:rPr>
          <w:rFonts w:eastAsia="楷体"/>
          <w:color w:val="000000" w:themeColor="text1"/>
          <w:sz w:val="28"/>
        </w:rPr>
        <w:t>T</w:t>
      </w:r>
      <w:r w:rsidR="00270F20" w:rsidRPr="00E07785">
        <w:rPr>
          <w:rFonts w:eastAsia="楷体"/>
          <w:color w:val="000000" w:themeColor="text1"/>
          <w:sz w:val="28"/>
        </w:rPr>
        <w:t>次前向传播（例如</w:t>
      </w:r>
      <w:r w:rsidR="00270F20" w:rsidRPr="00E07785">
        <w:rPr>
          <w:rFonts w:eastAsia="楷体"/>
          <w:color w:val="000000" w:themeColor="text1"/>
          <w:sz w:val="28"/>
        </w:rPr>
        <w:t>T=10</w:t>
      </w:r>
      <w:r w:rsidR="00270F20" w:rsidRPr="00E07785">
        <w:rPr>
          <w:rFonts w:eastAsia="楷体"/>
          <w:color w:val="000000" w:themeColor="text1"/>
          <w:sz w:val="28"/>
        </w:rPr>
        <w:t>），得到</w:t>
      </w:r>
      <w:r w:rsidR="00270F20" w:rsidRPr="00E07785">
        <w:rPr>
          <w:rFonts w:eastAsia="楷体"/>
          <w:color w:val="000000" w:themeColor="text1"/>
          <w:sz w:val="28"/>
        </w:rPr>
        <w:t>T</w:t>
      </w:r>
      <w:r w:rsidR="00270F20" w:rsidRPr="00E07785">
        <w:rPr>
          <w:rFonts w:eastAsia="楷体"/>
          <w:color w:val="000000" w:themeColor="text1"/>
          <w:sz w:val="28"/>
        </w:rPr>
        <w:t>个不同的输出，然后计算这些输出在各个时间</w:t>
      </w:r>
      <w:r w:rsidR="00270F20" w:rsidRPr="00E07785">
        <w:rPr>
          <w:rFonts w:eastAsia="楷体"/>
          <w:color w:val="000000" w:themeColor="text1"/>
          <w:sz w:val="28"/>
        </w:rPr>
        <w:t>-</w:t>
      </w:r>
      <w:r w:rsidR="00270F20" w:rsidRPr="00E07785">
        <w:rPr>
          <w:rFonts w:eastAsia="楷体"/>
          <w:color w:val="000000" w:themeColor="text1"/>
          <w:sz w:val="28"/>
        </w:rPr>
        <w:t>频率点上的方差，方差越大表示模型对该样本越不确定。</w:t>
      </w:r>
    </w:p>
    <w:p w14:paraId="08650F62" w14:textId="77777777" w:rsidR="00BE1D37" w:rsidRPr="00E07785" w:rsidRDefault="00270F20" w:rsidP="00BE1D37">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S132</w:t>
      </w:r>
      <w:r w:rsidRPr="00E07785">
        <w:rPr>
          <w:rFonts w:eastAsia="楷体"/>
          <w:bCs/>
          <w:color w:val="000000" w:themeColor="text1"/>
          <w:sz w:val="28"/>
        </w:rPr>
        <w:t>：选取不确定性最高的</w:t>
      </w:r>
      <w:r w:rsidRPr="00E07785">
        <w:rPr>
          <w:rFonts w:eastAsia="楷体"/>
          <w:bCs/>
          <w:color w:val="000000" w:themeColor="text1"/>
          <w:sz w:val="28"/>
        </w:rPr>
        <w:t>K</w:t>
      </w:r>
      <w:r w:rsidRPr="00E07785">
        <w:rPr>
          <w:rFonts w:eastAsia="楷体"/>
          <w:bCs/>
          <w:color w:val="000000" w:themeColor="text1"/>
          <w:sz w:val="28"/>
        </w:rPr>
        <w:t>个样本，将其提交给专家进行主观评分，以高效利用专家标注资源。</w:t>
      </w:r>
      <w:r w:rsidRPr="00E07785">
        <w:rPr>
          <w:rFonts w:eastAsia="楷体"/>
          <w:color w:val="000000" w:themeColor="text1"/>
          <w:sz w:val="28"/>
        </w:rPr>
        <w:t>​</w:t>
      </w:r>
    </w:p>
    <w:p w14:paraId="404DBED2" w14:textId="77777777" w:rsidR="00BE1D37" w:rsidRPr="00E07785" w:rsidRDefault="00BE1D37" w:rsidP="00BE1D37">
      <w:pPr>
        <w:spacing w:line="360" w:lineRule="auto"/>
        <w:ind w:firstLineChars="200" w:firstLine="560"/>
        <w:rPr>
          <w:rFonts w:eastAsia="楷体"/>
          <w:color w:val="000000" w:themeColor="text1"/>
          <w:sz w:val="28"/>
        </w:rPr>
      </w:pPr>
      <w:r w:rsidRPr="00E07785">
        <w:rPr>
          <w:rFonts w:eastAsia="楷体" w:hint="eastAsia"/>
          <w:color w:val="000000" w:themeColor="text1"/>
          <w:sz w:val="28"/>
        </w:rPr>
        <w:t>如此</w:t>
      </w:r>
      <w:r w:rsidR="00270F20" w:rsidRPr="00E07785">
        <w:rPr>
          <w:rFonts w:eastAsia="楷体"/>
          <w:color w:val="000000" w:themeColor="text1"/>
          <w:sz w:val="28"/>
        </w:rPr>
        <w:t>，专家只需要标注那些模型</w:t>
      </w:r>
      <w:r w:rsidR="00270F20" w:rsidRPr="00E07785">
        <w:rPr>
          <w:rFonts w:eastAsia="楷体"/>
          <w:color w:val="000000" w:themeColor="text1"/>
          <w:sz w:val="28"/>
        </w:rPr>
        <w:t>“</w:t>
      </w:r>
      <w:r w:rsidR="00270F20" w:rsidRPr="00E07785">
        <w:rPr>
          <w:rFonts w:eastAsia="楷体"/>
          <w:color w:val="000000" w:themeColor="text1"/>
          <w:sz w:val="28"/>
        </w:rPr>
        <w:t>最拿不准</w:t>
      </w:r>
      <w:r w:rsidR="00270F20" w:rsidRPr="00E07785">
        <w:rPr>
          <w:rFonts w:eastAsia="楷体"/>
          <w:color w:val="000000" w:themeColor="text1"/>
          <w:sz w:val="28"/>
        </w:rPr>
        <w:t>”</w:t>
      </w:r>
      <w:r w:rsidR="00270F20" w:rsidRPr="00E07785">
        <w:rPr>
          <w:rFonts w:eastAsia="楷体"/>
          <w:color w:val="000000" w:themeColor="text1"/>
          <w:sz w:val="28"/>
        </w:rPr>
        <w:t>的样本，而不是随机挑选，从而用最少的标注量获得最大的性能提升。例如，每次迭代从</w:t>
      </w:r>
      <w:r w:rsidR="00270F20" w:rsidRPr="00E07785">
        <w:rPr>
          <w:rFonts w:eastAsia="楷体"/>
          <w:color w:val="000000" w:themeColor="text1"/>
          <w:sz w:val="28"/>
        </w:rPr>
        <w:t>1000</w:t>
      </w:r>
      <w:r w:rsidR="00270F20" w:rsidRPr="00E07785">
        <w:rPr>
          <w:rFonts w:eastAsia="楷体"/>
          <w:color w:val="000000" w:themeColor="text1"/>
          <w:sz w:val="28"/>
        </w:rPr>
        <w:t>个未标注样本中选出</w:t>
      </w:r>
      <w:r w:rsidR="00270F20" w:rsidRPr="00E07785">
        <w:rPr>
          <w:rFonts w:eastAsia="楷体"/>
          <w:color w:val="000000" w:themeColor="text1"/>
          <w:sz w:val="28"/>
        </w:rPr>
        <w:t>K=20</w:t>
      </w:r>
      <w:r w:rsidR="00270F20" w:rsidRPr="00E07785">
        <w:rPr>
          <w:rFonts w:eastAsia="楷体"/>
          <w:color w:val="000000" w:themeColor="text1"/>
          <w:sz w:val="28"/>
        </w:rPr>
        <w:t>个最不确定的样本进行标注，可以显著加快收敛速度。</w:t>
      </w:r>
    </w:p>
    <w:p w14:paraId="2BA7CAEF" w14:textId="03226CF5" w:rsidR="00BE1D37" w:rsidRPr="00E07785" w:rsidRDefault="00270F20" w:rsidP="00BE1D37">
      <w:pPr>
        <w:spacing w:line="360" w:lineRule="auto"/>
        <w:ind w:firstLineChars="200" w:firstLine="560"/>
        <w:rPr>
          <w:rFonts w:eastAsia="楷体"/>
          <w:color w:val="000000" w:themeColor="text1"/>
          <w:sz w:val="28"/>
        </w:rPr>
      </w:pPr>
      <w:r w:rsidRPr="00E07785">
        <w:rPr>
          <w:rFonts w:eastAsia="楷体"/>
          <w:color w:val="000000" w:themeColor="text1"/>
          <w:sz w:val="28"/>
        </w:rPr>
        <w:t>整个增量训练过程采用迭代式闭环优化，以确保模型持续向人耳偏好对齐</w:t>
      </w:r>
      <w:r w:rsidR="00BE1D37" w:rsidRPr="00E07785">
        <w:rPr>
          <w:rFonts w:eastAsia="楷体" w:hint="eastAsia"/>
          <w:color w:val="000000" w:themeColor="text1"/>
          <w:sz w:val="28"/>
        </w:rPr>
        <w:t>，具体如以下</w:t>
      </w:r>
      <w:r w:rsidR="00BE1D37" w:rsidRPr="00E07785">
        <w:rPr>
          <w:rFonts w:eastAsia="楷体"/>
          <w:bCs/>
          <w:color w:val="000000" w:themeColor="text1"/>
          <w:sz w:val="28"/>
        </w:rPr>
        <w:t>步骤</w:t>
      </w:r>
      <w:r w:rsidR="00BE1D37" w:rsidRPr="00E07785">
        <w:rPr>
          <w:rFonts w:eastAsia="楷体"/>
          <w:bCs/>
          <w:color w:val="000000" w:themeColor="text1"/>
          <w:sz w:val="28"/>
        </w:rPr>
        <w:t>S141</w:t>
      </w:r>
      <w:r w:rsidR="00BE1D37" w:rsidRPr="00E07785">
        <w:rPr>
          <w:rFonts w:eastAsia="楷体" w:hint="eastAsia"/>
          <w:bCs/>
          <w:color w:val="000000" w:themeColor="text1"/>
          <w:sz w:val="28"/>
        </w:rPr>
        <w:t>至</w:t>
      </w:r>
      <w:r w:rsidR="00BE1D37" w:rsidRPr="00E07785">
        <w:rPr>
          <w:rFonts w:eastAsia="楷体"/>
          <w:bCs/>
          <w:color w:val="000000" w:themeColor="text1"/>
          <w:sz w:val="28"/>
        </w:rPr>
        <w:t>步骤</w:t>
      </w:r>
      <w:r w:rsidR="00BE1D37" w:rsidRPr="00E07785">
        <w:rPr>
          <w:rFonts w:eastAsia="楷体"/>
          <w:bCs/>
          <w:color w:val="000000" w:themeColor="text1"/>
          <w:sz w:val="28"/>
        </w:rPr>
        <w:t>S14</w:t>
      </w:r>
      <w:r w:rsidR="00BE1D37" w:rsidRPr="00E07785">
        <w:rPr>
          <w:rFonts w:eastAsia="楷体" w:hint="eastAsia"/>
          <w:bCs/>
          <w:color w:val="000000" w:themeColor="text1"/>
          <w:sz w:val="28"/>
        </w:rPr>
        <w:t>3</w:t>
      </w:r>
      <w:r w:rsidR="00BE1D37" w:rsidRPr="00E07785">
        <w:rPr>
          <w:rFonts w:eastAsia="楷体" w:hint="eastAsia"/>
          <w:bCs/>
          <w:color w:val="000000" w:themeColor="text1"/>
          <w:sz w:val="28"/>
        </w:rPr>
        <w:t>所示：</w:t>
      </w:r>
    </w:p>
    <w:p w14:paraId="10601969" w14:textId="77777777" w:rsidR="00BE1D37" w:rsidRPr="00E07785" w:rsidRDefault="00270F20" w:rsidP="00BE1D37">
      <w:pPr>
        <w:spacing w:line="360" w:lineRule="auto"/>
        <w:ind w:firstLineChars="200" w:firstLine="560"/>
        <w:rPr>
          <w:rFonts w:eastAsia="楷体"/>
          <w:bCs/>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S141</w:t>
      </w:r>
      <w:r w:rsidRPr="00E07785">
        <w:rPr>
          <w:rFonts w:eastAsia="楷体"/>
          <w:bCs/>
          <w:color w:val="000000" w:themeColor="text1"/>
          <w:sz w:val="28"/>
        </w:rPr>
        <w:t>：每次迭代完成后，重新执行步骤</w:t>
      </w:r>
      <w:r w:rsidRPr="00E07785">
        <w:rPr>
          <w:rFonts w:eastAsia="楷体"/>
          <w:bCs/>
          <w:color w:val="000000" w:themeColor="text1"/>
          <w:sz w:val="28"/>
        </w:rPr>
        <w:t>S2</w:t>
      </w:r>
      <w:r w:rsidRPr="00E07785">
        <w:rPr>
          <w:rFonts w:eastAsia="楷体"/>
          <w:bCs/>
          <w:color w:val="000000" w:themeColor="text1"/>
          <w:sz w:val="28"/>
        </w:rPr>
        <w:t>和步骤</w:t>
      </w:r>
      <w:r w:rsidRPr="00E07785">
        <w:rPr>
          <w:rFonts w:eastAsia="楷体"/>
          <w:bCs/>
          <w:color w:val="000000" w:themeColor="text1"/>
          <w:sz w:val="28"/>
        </w:rPr>
        <w:t>S3</w:t>
      </w:r>
      <w:r w:rsidRPr="00E07785">
        <w:rPr>
          <w:rFonts w:eastAsia="楷体"/>
          <w:bCs/>
          <w:color w:val="000000" w:themeColor="text1"/>
          <w:sz w:val="28"/>
        </w:rPr>
        <w:t>，获取新一轮的客观评估指标和主观评分。</w:t>
      </w:r>
    </w:p>
    <w:p w14:paraId="462427C3" w14:textId="77777777" w:rsidR="00BE1D37" w:rsidRPr="00E07785" w:rsidRDefault="00270F20" w:rsidP="00BE1D37">
      <w:pPr>
        <w:spacing w:line="360" w:lineRule="auto"/>
        <w:ind w:firstLineChars="200" w:firstLine="560"/>
        <w:rPr>
          <w:rFonts w:eastAsia="楷体"/>
          <w:bCs/>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S142</w:t>
      </w:r>
      <w:r w:rsidRPr="00E07785">
        <w:rPr>
          <w:rFonts w:eastAsia="楷体"/>
          <w:bCs/>
          <w:color w:val="000000" w:themeColor="text1"/>
          <w:sz w:val="28"/>
        </w:rPr>
        <w:t>：根据新一轮的数据更新单源定向加权损失函数。</w:t>
      </w:r>
    </w:p>
    <w:p w14:paraId="14EA06A5" w14:textId="77777777" w:rsidR="00BE1D37" w:rsidRPr="00E07785" w:rsidRDefault="00270F20" w:rsidP="00BE1D37">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S143</w:t>
      </w:r>
      <w:r w:rsidRPr="00E07785">
        <w:rPr>
          <w:rFonts w:eastAsia="楷体"/>
          <w:bCs/>
          <w:color w:val="000000" w:themeColor="text1"/>
          <w:sz w:val="28"/>
        </w:rPr>
        <w:t>：判断主观评分是否达到预设阈值或迭代次数是否达到上限，若是则终止迭代。</w:t>
      </w:r>
      <w:r w:rsidRPr="00E07785">
        <w:rPr>
          <w:rFonts w:eastAsia="楷体"/>
          <w:color w:val="000000" w:themeColor="text1"/>
          <w:sz w:val="28"/>
        </w:rPr>
        <w:t xml:space="preserve">​ </w:t>
      </w:r>
    </w:p>
    <w:p w14:paraId="008744C1" w14:textId="77777777" w:rsidR="009A346B" w:rsidRDefault="00270F20" w:rsidP="00BE1D37">
      <w:pPr>
        <w:spacing w:line="360" w:lineRule="auto"/>
        <w:ind w:firstLineChars="200" w:firstLine="560"/>
        <w:rPr>
          <w:ins w:id="77" w:author="hmp241506@outlook.com" w:date="2026-08-07T17:23:00Z" w16du:dateUtc="2026-08-07T09:23:00Z"/>
          <w:rFonts w:eastAsia="楷体"/>
          <w:color w:val="000000" w:themeColor="text1"/>
          <w:sz w:val="28"/>
        </w:rPr>
      </w:pPr>
      <w:r w:rsidRPr="00E07785">
        <w:rPr>
          <w:rFonts w:eastAsia="楷体"/>
          <w:color w:val="000000" w:themeColor="text1"/>
          <w:sz w:val="28"/>
        </w:rPr>
        <w:t>例如，预设阈值可以是整体主观评分达到</w:t>
      </w:r>
      <w:r w:rsidRPr="00E07785">
        <w:rPr>
          <w:rFonts w:eastAsia="楷体"/>
          <w:color w:val="000000" w:themeColor="text1"/>
          <w:sz w:val="28"/>
        </w:rPr>
        <w:t>4.5</w:t>
      </w:r>
      <w:r w:rsidRPr="00E07785">
        <w:rPr>
          <w:rFonts w:eastAsia="楷体"/>
          <w:color w:val="000000" w:themeColor="text1"/>
          <w:sz w:val="28"/>
        </w:rPr>
        <w:t>分（满分</w:t>
      </w:r>
      <w:r w:rsidRPr="00E07785">
        <w:rPr>
          <w:rFonts w:eastAsia="楷体"/>
          <w:color w:val="000000" w:themeColor="text1"/>
          <w:sz w:val="28"/>
        </w:rPr>
        <w:t>5</w:t>
      </w:r>
      <w:r w:rsidRPr="00E07785">
        <w:rPr>
          <w:rFonts w:eastAsia="楷体"/>
          <w:color w:val="000000" w:themeColor="text1"/>
          <w:sz w:val="28"/>
        </w:rPr>
        <w:t>分），或迭代次数达到</w:t>
      </w:r>
      <w:r w:rsidRPr="00E07785">
        <w:rPr>
          <w:rFonts w:eastAsia="楷体"/>
          <w:color w:val="000000" w:themeColor="text1"/>
          <w:sz w:val="28"/>
        </w:rPr>
        <w:t>50</w:t>
      </w:r>
      <w:r w:rsidRPr="00E07785">
        <w:rPr>
          <w:rFonts w:eastAsia="楷体"/>
          <w:color w:val="000000" w:themeColor="text1"/>
          <w:sz w:val="28"/>
        </w:rPr>
        <w:t>次。这种闭环机制使得每一次迭代都能基于最新的评估结果调整优化方</w:t>
      </w:r>
      <w:r w:rsidRPr="00E07785">
        <w:rPr>
          <w:rFonts w:eastAsia="楷体"/>
          <w:color w:val="000000" w:themeColor="text1"/>
          <w:sz w:val="28"/>
        </w:rPr>
        <w:lastRenderedPageBreak/>
        <w:t>向，实现了</w:t>
      </w:r>
      <w:r w:rsidRPr="00E07785">
        <w:rPr>
          <w:rFonts w:eastAsia="楷体"/>
          <w:color w:val="000000" w:themeColor="text1"/>
          <w:sz w:val="28"/>
        </w:rPr>
        <w:t>“</w:t>
      </w:r>
      <w:r w:rsidRPr="00E07785">
        <w:rPr>
          <w:rFonts w:eastAsia="楷体"/>
          <w:color w:val="000000" w:themeColor="text1"/>
          <w:sz w:val="28"/>
        </w:rPr>
        <w:t>边评估、边优化</w:t>
      </w:r>
      <w:r w:rsidRPr="00E07785">
        <w:rPr>
          <w:rFonts w:eastAsia="楷体"/>
          <w:color w:val="000000" w:themeColor="text1"/>
          <w:sz w:val="28"/>
        </w:rPr>
        <w:t>”</w:t>
      </w:r>
      <w:r w:rsidRPr="00E07785">
        <w:rPr>
          <w:rFonts w:eastAsia="楷体"/>
          <w:color w:val="000000" w:themeColor="text1"/>
          <w:sz w:val="28"/>
        </w:rPr>
        <w:t>的动态演进</w:t>
      </w:r>
      <w:ins w:id="78" w:author="hmp241506@outlook.com" w:date="2026-08-07T17:23:00Z" w16du:dateUtc="2026-08-07T09:23:00Z">
        <w:r w:rsidR="009A346B">
          <w:rPr>
            <w:rFonts w:eastAsia="楷体" w:hint="eastAsia"/>
            <w:color w:val="000000" w:themeColor="text1"/>
            <w:sz w:val="28"/>
          </w:rPr>
          <w:t>。</w:t>
        </w:r>
      </w:ins>
    </w:p>
    <w:p w14:paraId="5641B7BF" w14:textId="3AF06951" w:rsidR="00270F20" w:rsidRPr="00E07785" w:rsidRDefault="009A346B" w:rsidP="00BE1D37">
      <w:pPr>
        <w:spacing w:line="360" w:lineRule="auto"/>
        <w:ind w:firstLineChars="200" w:firstLine="560"/>
        <w:rPr>
          <w:rFonts w:eastAsia="楷体"/>
          <w:color w:val="000000" w:themeColor="text1"/>
          <w:sz w:val="28"/>
        </w:rPr>
      </w:pPr>
      <w:ins w:id="79" w:author="hmp241506@outlook.com" w:date="2026-08-07T17:23:00Z" w16du:dateUtc="2026-08-07T09:23:00Z">
        <w:r>
          <w:rPr>
            <w:rFonts w:eastAsia="楷体" w:hint="eastAsia"/>
            <w:color w:val="000000" w:themeColor="text1"/>
            <w:sz w:val="28"/>
          </w:rPr>
          <w:t>如图</w:t>
        </w:r>
        <w:r>
          <w:rPr>
            <w:rFonts w:eastAsia="楷体" w:hint="eastAsia"/>
            <w:color w:val="000000" w:themeColor="text1"/>
            <w:sz w:val="28"/>
          </w:rPr>
          <w:t>4</w:t>
        </w:r>
        <w:r>
          <w:rPr>
            <w:rFonts w:eastAsia="楷体" w:hint="eastAsia"/>
            <w:color w:val="000000" w:themeColor="text1"/>
            <w:sz w:val="28"/>
          </w:rPr>
          <w:t>所示，</w:t>
        </w:r>
        <w:r w:rsidRPr="00300E9D">
          <w:rPr>
            <w:rFonts w:eastAsia="楷体"/>
            <w:color w:val="000000" w:themeColor="text1"/>
            <w:sz w:val="28"/>
          </w:rPr>
          <w:t xml:space="preserve"> </w:t>
        </w:r>
        <w:r w:rsidRPr="00300E9D">
          <w:rPr>
            <w:rFonts w:eastAsia="楷体"/>
            <w:color w:val="000000" w:themeColor="text1"/>
            <w:sz w:val="28"/>
          </w:rPr>
          <w:t>展示了本</w:t>
        </w:r>
        <w:r>
          <w:rPr>
            <w:rFonts w:eastAsia="楷体" w:hint="eastAsia"/>
            <w:color w:val="000000" w:themeColor="text1"/>
            <w:sz w:val="28"/>
          </w:rPr>
          <w:t>申请</w:t>
        </w:r>
        <w:r w:rsidRPr="00300E9D">
          <w:rPr>
            <w:rFonts w:eastAsia="楷体"/>
            <w:color w:val="000000" w:themeColor="text1"/>
            <w:sz w:val="28"/>
          </w:rPr>
          <w:t>系统中算法工程师（</w:t>
        </w:r>
      </w:ins>
      <w:ins w:id="80" w:author="hmp241506@outlook.com" w:date="2026-08-07T17:24:00Z" w16du:dateUtc="2026-08-07T09:24:00Z">
        <w:r>
          <w:rPr>
            <w:rFonts w:eastAsia="楷体" w:hint="eastAsia"/>
            <w:color w:val="000000" w:themeColor="text1"/>
            <w:sz w:val="28"/>
          </w:rPr>
          <w:t>即</w:t>
        </w:r>
      </w:ins>
      <w:ins w:id="81" w:author="hmp241506@outlook.com" w:date="2026-08-07T17:23:00Z" w16du:dateUtc="2026-08-07T09:23:00Z">
        <w:r w:rsidRPr="00300E9D">
          <w:rPr>
            <w:rFonts w:eastAsia="楷体"/>
            <w:color w:val="000000" w:themeColor="text1"/>
            <w:sz w:val="28"/>
          </w:rPr>
          <w:t>训练者）与音频专家（</w:t>
        </w:r>
      </w:ins>
      <w:ins w:id="82" w:author="hmp241506@outlook.com" w:date="2026-08-07T17:24:00Z" w16du:dateUtc="2026-08-07T09:24:00Z">
        <w:r>
          <w:rPr>
            <w:rFonts w:eastAsia="楷体" w:hint="eastAsia"/>
            <w:color w:val="000000" w:themeColor="text1"/>
            <w:sz w:val="28"/>
          </w:rPr>
          <w:t>即</w:t>
        </w:r>
      </w:ins>
      <w:ins w:id="83" w:author="hmp241506@outlook.com" w:date="2026-08-07T17:23:00Z" w16du:dateUtc="2026-08-07T09:23:00Z">
        <w:r w:rsidRPr="00300E9D">
          <w:rPr>
            <w:rFonts w:eastAsia="楷体"/>
            <w:color w:val="000000" w:themeColor="text1"/>
            <w:sz w:val="28"/>
          </w:rPr>
          <w:t>主观评审员）两类核心角色的协作关系与反馈闭环。训练者负责步骤</w:t>
        </w:r>
        <w:r w:rsidRPr="00300E9D">
          <w:rPr>
            <w:rFonts w:eastAsia="楷体"/>
            <w:color w:val="000000" w:themeColor="text1"/>
            <w:sz w:val="28"/>
          </w:rPr>
          <w:t>S2</w:t>
        </w:r>
        <w:r w:rsidRPr="00300E9D">
          <w:rPr>
            <w:rFonts w:eastAsia="楷体"/>
            <w:color w:val="000000" w:themeColor="text1"/>
            <w:sz w:val="28"/>
          </w:rPr>
          <w:t>所述的模型训练与多算法并行推理，产出客观评估指标</w:t>
        </w:r>
        <w:r>
          <w:rPr>
            <w:rFonts w:eastAsia="楷体" w:hint="eastAsia"/>
            <w:color w:val="000000" w:themeColor="text1"/>
            <w:sz w:val="28"/>
          </w:rPr>
          <w:t>，</w:t>
        </w:r>
        <w:r w:rsidRPr="00300E9D">
          <w:rPr>
            <w:rFonts w:eastAsia="楷体"/>
            <w:color w:val="000000" w:themeColor="text1"/>
            <w:sz w:val="28"/>
          </w:rPr>
          <w:t>专家通过步骤</w:t>
        </w:r>
        <w:r w:rsidRPr="00300E9D">
          <w:rPr>
            <w:rFonts w:eastAsia="楷体"/>
            <w:color w:val="000000" w:themeColor="text1"/>
            <w:sz w:val="28"/>
          </w:rPr>
          <w:t>S3</w:t>
        </w:r>
        <w:r w:rsidRPr="00300E9D">
          <w:rPr>
            <w:rFonts w:eastAsia="楷体"/>
            <w:color w:val="000000" w:themeColor="text1"/>
            <w:sz w:val="28"/>
          </w:rPr>
          <w:t>所述的可视化界面进行主观听感评分与反馈。平台作为中枢，将客观指标与主观评分进行关联分析，并将分析结果反馈给训练者，用于指导步骤</w:t>
        </w:r>
        <w:r w:rsidRPr="00300E9D">
          <w:rPr>
            <w:rFonts w:eastAsia="楷体"/>
            <w:color w:val="000000" w:themeColor="text1"/>
            <w:sz w:val="28"/>
          </w:rPr>
          <w:t>S4</w:t>
        </w:r>
        <w:r w:rsidRPr="00300E9D">
          <w:rPr>
            <w:rFonts w:eastAsia="楷体"/>
            <w:color w:val="000000" w:themeColor="text1"/>
            <w:sz w:val="28"/>
          </w:rPr>
          <w:t>中单源定向加权损失函数的生成和模型的增量训练。该图体现了本</w:t>
        </w:r>
      </w:ins>
      <w:ins w:id="84" w:author="hmp241506@outlook.com" w:date="2026-08-07T17:24:00Z" w16du:dateUtc="2026-08-07T09:24:00Z">
        <w:r>
          <w:rPr>
            <w:rFonts w:eastAsia="楷体" w:hint="eastAsia"/>
            <w:color w:val="000000" w:themeColor="text1"/>
            <w:sz w:val="28"/>
          </w:rPr>
          <w:t>申请</w:t>
        </w:r>
      </w:ins>
      <w:ins w:id="85" w:author="hmp241506@outlook.com" w:date="2026-08-07T17:23:00Z" w16du:dateUtc="2026-08-07T09:23:00Z">
        <w:r w:rsidRPr="00300E9D">
          <w:rPr>
            <w:rFonts w:eastAsia="楷体"/>
            <w:color w:val="000000" w:themeColor="text1"/>
            <w:sz w:val="28"/>
          </w:rPr>
          <w:t>将模型优化从离线试错转变为反馈驱动迭代的核心设计理念</w:t>
        </w:r>
      </w:ins>
      <w:r w:rsidR="00270F20" w:rsidRPr="00E07785">
        <w:rPr>
          <w:rFonts w:eastAsia="楷体"/>
          <w:color w:val="000000" w:themeColor="text1"/>
          <w:sz w:val="28"/>
        </w:rPr>
        <w:t>。</w:t>
      </w:r>
    </w:p>
    <w:p w14:paraId="2A72E3DD" w14:textId="4BD5A2AB"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为了防止无效迭代浪费资源，还可以引入早停机制</w:t>
      </w:r>
      <w:r w:rsidR="00BE1D37" w:rsidRPr="00E07785">
        <w:rPr>
          <w:rFonts w:eastAsia="楷体" w:hint="eastAsia"/>
          <w:color w:val="000000" w:themeColor="text1"/>
          <w:sz w:val="28"/>
        </w:rPr>
        <w:t>，如以下</w:t>
      </w:r>
      <w:r w:rsidR="00BE1D37" w:rsidRPr="00E07785">
        <w:rPr>
          <w:rFonts w:eastAsia="楷体"/>
          <w:bCs/>
          <w:color w:val="000000" w:themeColor="text1"/>
          <w:sz w:val="28"/>
        </w:rPr>
        <w:t>步骤</w:t>
      </w:r>
      <w:r w:rsidR="00BE1D37" w:rsidRPr="00E07785">
        <w:rPr>
          <w:rFonts w:eastAsia="楷体"/>
          <w:bCs/>
          <w:color w:val="000000" w:themeColor="text1"/>
          <w:sz w:val="28"/>
        </w:rPr>
        <w:t>S151</w:t>
      </w:r>
      <w:r w:rsidR="00BE1D37" w:rsidRPr="00E07785">
        <w:rPr>
          <w:rFonts w:eastAsia="楷体" w:hint="eastAsia"/>
          <w:bCs/>
          <w:color w:val="000000" w:themeColor="text1"/>
          <w:sz w:val="28"/>
        </w:rPr>
        <w:t>和</w:t>
      </w:r>
      <w:r w:rsidR="00BE1D37" w:rsidRPr="00E07785">
        <w:rPr>
          <w:rFonts w:eastAsia="楷体"/>
          <w:bCs/>
          <w:color w:val="000000" w:themeColor="text1"/>
          <w:sz w:val="28"/>
        </w:rPr>
        <w:t>步骤</w:t>
      </w:r>
      <w:r w:rsidR="00BE1D37" w:rsidRPr="00E07785">
        <w:rPr>
          <w:rFonts w:eastAsia="楷体"/>
          <w:bCs/>
          <w:color w:val="000000" w:themeColor="text1"/>
          <w:sz w:val="28"/>
        </w:rPr>
        <w:t>S15</w:t>
      </w:r>
      <w:r w:rsidR="00BE1D37" w:rsidRPr="00E07785">
        <w:rPr>
          <w:rFonts w:eastAsia="楷体" w:hint="eastAsia"/>
          <w:bCs/>
          <w:color w:val="000000" w:themeColor="text1"/>
          <w:sz w:val="28"/>
        </w:rPr>
        <w:t>2</w:t>
      </w:r>
      <w:r w:rsidR="00BE1D37" w:rsidRPr="00E07785">
        <w:rPr>
          <w:rFonts w:eastAsia="楷体" w:hint="eastAsia"/>
          <w:bCs/>
          <w:color w:val="000000" w:themeColor="text1"/>
          <w:sz w:val="28"/>
        </w:rPr>
        <w:t>所述：</w:t>
      </w:r>
    </w:p>
    <w:p w14:paraId="52B0D0EC" w14:textId="77777777" w:rsidR="00BE1D37" w:rsidRPr="00E07785" w:rsidRDefault="00270F20" w:rsidP="00270F20">
      <w:pPr>
        <w:spacing w:line="360" w:lineRule="auto"/>
        <w:ind w:firstLineChars="200" w:firstLine="560"/>
        <w:rPr>
          <w:rFonts w:eastAsia="楷体"/>
          <w:bCs/>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S151</w:t>
      </w:r>
      <w:r w:rsidRPr="00E07785">
        <w:rPr>
          <w:rFonts w:eastAsia="楷体"/>
          <w:bCs/>
          <w:color w:val="000000" w:themeColor="text1"/>
          <w:sz w:val="28"/>
        </w:rPr>
        <w:t>：将当前模型在验证集上的客观评估指标与历史最优指标进行比较，若当前指标优于历史最优，则保存当前模型为候选最优模型。</w:t>
      </w:r>
    </w:p>
    <w:p w14:paraId="31A04770"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S152</w:t>
      </w:r>
      <w:r w:rsidRPr="00E07785">
        <w:rPr>
          <w:rFonts w:eastAsia="楷体"/>
          <w:bCs/>
          <w:color w:val="000000" w:themeColor="text1"/>
          <w:sz w:val="28"/>
        </w:rPr>
        <w:t>：若连续三次迭代客观评估指标均未提升，则触发早停机制，终止迭代并输出候选最优模型。</w:t>
      </w:r>
      <w:r w:rsidRPr="00E07785">
        <w:rPr>
          <w:rFonts w:eastAsia="楷体"/>
          <w:color w:val="000000" w:themeColor="text1"/>
          <w:sz w:val="28"/>
        </w:rPr>
        <w:t>​</w:t>
      </w:r>
    </w:p>
    <w:p w14:paraId="3232EEAF" w14:textId="4B1CF999"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这里客观评估指标可以选择</w:t>
      </w:r>
      <w:r w:rsidRPr="00E07785">
        <w:rPr>
          <w:rFonts w:eastAsia="楷体"/>
          <w:color w:val="000000" w:themeColor="text1"/>
          <w:sz w:val="28"/>
        </w:rPr>
        <w:t>SDR</w:t>
      </w:r>
      <w:r w:rsidRPr="00E07785">
        <w:rPr>
          <w:rFonts w:eastAsia="楷体"/>
          <w:color w:val="000000" w:themeColor="text1"/>
          <w:sz w:val="28"/>
        </w:rPr>
        <w:t>或</w:t>
      </w:r>
      <w:r w:rsidRPr="00E07785">
        <w:rPr>
          <w:rFonts w:eastAsia="楷体"/>
          <w:color w:val="000000" w:themeColor="text1"/>
          <w:sz w:val="28"/>
        </w:rPr>
        <w:t>SI-SDR</w:t>
      </w:r>
      <w:r w:rsidRPr="00E07785">
        <w:rPr>
          <w:rFonts w:eastAsia="楷体"/>
          <w:color w:val="000000" w:themeColor="text1"/>
          <w:sz w:val="28"/>
        </w:rPr>
        <w:t>等，早停机制可以有效避免过拟合和计算资源的浪费，确保最终输出的模型是迭代过程中性能最优的版本。</w:t>
      </w:r>
    </w:p>
    <w:p w14:paraId="57108481" w14:textId="777777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S5</w:t>
      </w:r>
      <w:r w:rsidRPr="00E07785">
        <w:rPr>
          <w:rFonts w:eastAsia="楷体"/>
          <w:bCs/>
          <w:color w:val="000000" w:themeColor="text1"/>
          <w:sz w:val="28"/>
        </w:rPr>
        <w:t>：利用优化后的源分离模型处理新的混合音频数据，生成分离后的纯净音轨，处理新的混合音频数据至少包括对新的混合音频数据进行音频编码或解码。</w:t>
      </w:r>
    </w:p>
    <w:p w14:paraId="2FB821BB" w14:textId="2002517C"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经过前述步骤</w:t>
      </w:r>
      <w:r w:rsidRPr="00E07785">
        <w:rPr>
          <w:rFonts w:eastAsia="楷体"/>
          <w:color w:val="000000" w:themeColor="text1"/>
          <w:sz w:val="28"/>
        </w:rPr>
        <w:t>S1</w:t>
      </w:r>
      <w:r w:rsidRPr="00E07785">
        <w:rPr>
          <w:rFonts w:eastAsia="楷体"/>
          <w:color w:val="000000" w:themeColor="text1"/>
          <w:sz w:val="28"/>
        </w:rPr>
        <w:t>至</w:t>
      </w:r>
      <w:r w:rsidR="009E1EC1" w:rsidRPr="00E07785">
        <w:rPr>
          <w:rFonts w:eastAsia="楷体"/>
          <w:color w:val="000000" w:themeColor="text1"/>
          <w:sz w:val="28"/>
        </w:rPr>
        <w:t>步骤</w:t>
      </w:r>
      <w:r w:rsidRPr="00E07785">
        <w:rPr>
          <w:rFonts w:eastAsia="楷体"/>
          <w:color w:val="000000" w:themeColor="text1"/>
          <w:sz w:val="28"/>
        </w:rPr>
        <w:t>S4</w:t>
      </w:r>
      <w:r w:rsidRPr="00E07785">
        <w:rPr>
          <w:rFonts w:eastAsia="楷体"/>
          <w:color w:val="000000" w:themeColor="text1"/>
          <w:sz w:val="28"/>
        </w:rPr>
        <w:t>的迭代优化后，得到一个性能提升的源分离模型。该模型可以直接用于处理新的混合音频数据，即从未见过的音频文件，例如一首新的歌曲或一段录音。在处理过程中，模型会对输入的混合音频数据进行推理，输出各个声源的分离结果。需要说明的是，该处理过程至少包括对新的混合</w:t>
      </w:r>
      <w:r w:rsidRPr="00E07785">
        <w:rPr>
          <w:rFonts w:eastAsia="楷体"/>
          <w:color w:val="000000" w:themeColor="text1"/>
          <w:sz w:val="28"/>
        </w:rPr>
        <w:lastRenderedPageBreak/>
        <w:t>音频数据进行音频编码或解码。例如，输入的混合音频数据可能以压缩格式（如</w:t>
      </w:r>
      <w:r w:rsidRPr="00E07785">
        <w:rPr>
          <w:rFonts w:eastAsia="楷体"/>
          <w:color w:val="000000" w:themeColor="text1"/>
          <w:sz w:val="28"/>
        </w:rPr>
        <w:t>MP3</w:t>
      </w:r>
      <w:r w:rsidRPr="00E07785">
        <w:rPr>
          <w:rFonts w:eastAsia="楷体"/>
          <w:color w:val="000000" w:themeColor="text1"/>
          <w:sz w:val="28"/>
        </w:rPr>
        <w:t>、</w:t>
      </w:r>
      <w:r w:rsidRPr="00E07785">
        <w:rPr>
          <w:rFonts w:eastAsia="楷体"/>
          <w:color w:val="000000" w:themeColor="text1"/>
          <w:sz w:val="28"/>
        </w:rPr>
        <w:t>AAC</w:t>
      </w:r>
      <w:r w:rsidRPr="00E07785">
        <w:rPr>
          <w:rFonts w:eastAsia="楷体"/>
          <w:color w:val="000000" w:themeColor="text1"/>
          <w:sz w:val="28"/>
        </w:rPr>
        <w:t>）存储，此时需要先进行解码，将其转换为原始</w:t>
      </w:r>
      <w:r w:rsidRPr="00E07785">
        <w:rPr>
          <w:rFonts w:eastAsia="楷体"/>
          <w:color w:val="000000" w:themeColor="text1"/>
          <w:sz w:val="28"/>
        </w:rPr>
        <w:t>PCM</w:t>
      </w:r>
      <w:r w:rsidRPr="00E07785">
        <w:rPr>
          <w:rFonts w:eastAsia="楷体"/>
          <w:color w:val="000000" w:themeColor="text1"/>
          <w:sz w:val="28"/>
        </w:rPr>
        <w:t>格式后再送入模型；同样，输出的纯净音轨可能需要编码为特定格式（如</w:t>
      </w:r>
      <w:r w:rsidRPr="00E07785">
        <w:rPr>
          <w:rFonts w:eastAsia="楷体"/>
          <w:color w:val="000000" w:themeColor="text1"/>
          <w:sz w:val="28"/>
        </w:rPr>
        <w:t>WAV</w:t>
      </w:r>
      <w:r w:rsidRPr="00E07785">
        <w:rPr>
          <w:rFonts w:eastAsia="楷体"/>
          <w:color w:val="000000" w:themeColor="text1"/>
          <w:sz w:val="28"/>
        </w:rPr>
        <w:t>、</w:t>
      </w:r>
      <w:r w:rsidRPr="00E07785">
        <w:rPr>
          <w:rFonts w:eastAsia="楷体"/>
          <w:color w:val="000000" w:themeColor="text1"/>
          <w:sz w:val="28"/>
        </w:rPr>
        <w:t>FLAC</w:t>
      </w:r>
      <w:r w:rsidRPr="00E07785">
        <w:rPr>
          <w:rFonts w:eastAsia="楷体"/>
          <w:color w:val="000000" w:themeColor="text1"/>
          <w:sz w:val="28"/>
        </w:rPr>
        <w:t>）以便存储或传输。这一步骤确保了方法的通用性和实用性。</w:t>
      </w:r>
    </w:p>
    <w:p w14:paraId="45F2C6BE" w14:textId="256BAD2E"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在实际部署中，为了满足实时性或资源受限场景的需求，通常需要在推理前对模型进行轻量化处理。具体地，在利用优化后的源分离模型处理新的混合音频数据之前，还可以执行以下</w:t>
      </w:r>
      <w:r w:rsidR="00BE1D37" w:rsidRPr="00E07785">
        <w:rPr>
          <w:rFonts w:eastAsia="楷体"/>
          <w:bCs/>
          <w:color w:val="000000" w:themeColor="text1"/>
          <w:sz w:val="28"/>
        </w:rPr>
        <w:t>步骤</w:t>
      </w:r>
      <w:r w:rsidR="00BE1D37" w:rsidRPr="00E07785">
        <w:rPr>
          <w:rFonts w:eastAsia="楷体"/>
          <w:bCs/>
          <w:color w:val="000000" w:themeColor="text1"/>
          <w:sz w:val="28"/>
        </w:rPr>
        <w:t>S101</w:t>
      </w:r>
      <w:r w:rsidR="00BE1D37" w:rsidRPr="00E07785">
        <w:rPr>
          <w:rFonts w:eastAsia="楷体" w:hint="eastAsia"/>
          <w:bCs/>
          <w:color w:val="000000" w:themeColor="text1"/>
          <w:sz w:val="28"/>
        </w:rPr>
        <w:t>至</w:t>
      </w:r>
      <w:r w:rsidR="00BE1D37" w:rsidRPr="00E07785">
        <w:rPr>
          <w:rFonts w:eastAsia="楷体"/>
          <w:bCs/>
          <w:color w:val="000000" w:themeColor="text1"/>
          <w:sz w:val="28"/>
        </w:rPr>
        <w:t>步骤</w:t>
      </w:r>
      <w:r w:rsidR="00BE1D37" w:rsidRPr="00E07785">
        <w:rPr>
          <w:rFonts w:eastAsia="楷体"/>
          <w:bCs/>
          <w:color w:val="000000" w:themeColor="text1"/>
          <w:sz w:val="28"/>
        </w:rPr>
        <w:t>S10</w:t>
      </w:r>
      <w:r w:rsidR="00BE1D37" w:rsidRPr="00E07785">
        <w:rPr>
          <w:rFonts w:eastAsia="楷体" w:hint="eastAsia"/>
          <w:bCs/>
          <w:color w:val="000000" w:themeColor="text1"/>
          <w:sz w:val="28"/>
        </w:rPr>
        <w:t>3</w:t>
      </w:r>
      <w:r w:rsidR="00BE1D37" w:rsidRPr="00E07785">
        <w:rPr>
          <w:rFonts w:eastAsia="楷体" w:hint="eastAsia"/>
          <w:bCs/>
          <w:color w:val="000000" w:themeColor="text1"/>
          <w:sz w:val="28"/>
        </w:rPr>
        <w:t>示例的技术方案</w:t>
      </w:r>
      <w:r w:rsidRPr="00E07785">
        <w:rPr>
          <w:rFonts w:eastAsia="楷体"/>
          <w:color w:val="000000" w:themeColor="text1"/>
          <w:sz w:val="28"/>
        </w:rPr>
        <w:t>：</w:t>
      </w:r>
    </w:p>
    <w:p w14:paraId="42480C52"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S101</w:t>
      </w:r>
      <w:r w:rsidRPr="00E07785">
        <w:rPr>
          <w:rFonts w:eastAsia="楷体"/>
          <w:bCs/>
          <w:color w:val="000000" w:themeColor="text1"/>
          <w:sz w:val="28"/>
        </w:rPr>
        <w:t>：对优化后的源分离模型进行结构化剪枝，移除贡献度低于阈值的卷积核或注意力头，贡献度基于</w:t>
      </w:r>
      <w:r w:rsidRPr="00E07785">
        <w:rPr>
          <w:rFonts w:eastAsia="楷体"/>
          <w:bCs/>
          <w:color w:val="000000" w:themeColor="text1"/>
          <w:sz w:val="28"/>
        </w:rPr>
        <w:t>Fisher</w:t>
      </w:r>
      <w:r w:rsidRPr="00E07785">
        <w:rPr>
          <w:rFonts w:eastAsia="楷体"/>
          <w:bCs/>
          <w:color w:val="000000" w:themeColor="text1"/>
          <w:sz w:val="28"/>
        </w:rPr>
        <w:t>信息矩阵计算。</w:t>
      </w:r>
      <w:r w:rsidRPr="00E07785">
        <w:rPr>
          <w:rFonts w:eastAsia="楷体"/>
          <w:color w:val="000000" w:themeColor="text1"/>
          <w:sz w:val="28"/>
        </w:rPr>
        <w:t>​</w:t>
      </w:r>
    </w:p>
    <w:p w14:paraId="0DBF4FA0" w14:textId="7686E941"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结构化剪枝是一种模型压缩技术，旨在删除对最终输出影响较小的网络组件。</w:t>
      </w:r>
      <w:r w:rsidRPr="00E07785">
        <w:rPr>
          <w:rFonts w:eastAsia="楷体"/>
          <w:color w:val="000000" w:themeColor="text1"/>
          <w:sz w:val="28"/>
        </w:rPr>
        <w:t>Fisher</w:t>
      </w:r>
      <w:r w:rsidRPr="00E07785">
        <w:rPr>
          <w:rFonts w:eastAsia="楷体"/>
          <w:color w:val="000000" w:themeColor="text1"/>
          <w:sz w:val="28"/>
        </w:rPr>
        <w:t>信息矩阵衡量了每个参数对损失函数的重要性，其对角线元素值越大表示该参数越重要。具体</w:t>
      </w:r>
      <w:r w:rsidR="00BE1D37" w:rsidRPr="00E07785">
        <w:rPr>
          <w:rFonts w:eastAsia="楷体" w:hint="eastAsia"/>
          <w:color w:val="000000" w:themeColor="text1"/>
          <w:sz w:val="28"/>
        </w:rPr>
        <w:t>实现可以</w:t>
      </w:r>
      <w:r w:rsidRPr="00E07785">
        <w:rPr>
          <w:rFonts w:eastAsia="楷体"/>
          <w:color w:val="000000" w:themeColor="text1"/>
          <w:sz w:val="28"/>
        </w:rPr>
        <w:t>是：首先在验证集上计算每个卷积核或注意力头的</w:t>
      </w:r>
      <w:r w:rsidRPr="00E07785">
        <w:rPr>
          <w:rFonts w:eastAsia="楷体"/>
          <w:color w:val="000000" w:themeColor="text1"/>
          <w:sz w:val="28"/>
        </w:rPr>
        <w:t>Fisher</w:t>
      </w:r>
      <w:r w:rsidRPr="00E07785">
        <w:rPr>
          <w:rFonts w:eastAsia="楷体"/>
          <w:color w:val="000000" w:themeColor="text1"/>
          <w:sz w:val="28"/>
        </w:rPr>
        <w:t>信息值，然后设定一个阈值（例如</w:t>
      </w:r>
      <w:r w:rsidR="00BE1D37" w:rsidRPr="00E07785">
        <w:rPr>
          <w:rFonts w:eastAsia="楷体" w:hint="eastAsia"/>
          <w:color w:val="000000" w:themeColor="text1"/>
          <w:sz w:val="28"/>
        </w:rPr>
        <w:t>，</w:t>
      </w:r>
      <w:r w:rsidRPr="00E07785">
        <w:rPr>
          <w:rFonts w:eastAsia="楷体"/>
          <w:color w:val="000000" w:themeColor="text1"/>
          <w:sz w:val="28"/>
        </w:rPr>
        <w:t>保留前</w:t>
      </w:r>
      <w:r w:rsidRPr="00E07785">
        <w:rPr>
          <w:rFonts w:eastAsia="楷体"/>
          <w:color w:val="000000" w:themeColor="text1"/>
          <w:sz w:val="28"/>
        </w:rPr>
        <w:t>80%</w:t>
      </w:r>
      <w:r w:rsidRPr="00E07785">
        <w:rPr>
          <w:rFonts w:eastAsia="楷体"/>
          <w:color w:val="000000" w:themeColor="text1"/>
          <w:sz w:val="28"/>
        </w:rPr>
        <w:t>贡献度的组件），将低于阈值的组件整体移除。例如，对于一个包含</w:t>
      </w:r>
      <w:r w:rsidRPr="00E07785">
        <w:rPr>
          <w:rFonts w:eastAsia="楷体"/>
          <w:color w:val="000000" w:themeColor="text1"/>
          <w:sz w:val="28"/>
        </w:rPr>
        <w:t>64</w:t>
      </w:r>
      <w:r w:rsidRPr="00E07785">
        <w:rPr>
          <w:rFonts w:eastAsia="楷体"/>
          <w:color w:val="000000" w:themeColor="text1"/>
          <w:sz w:val="28"/>
        </w:rPr>
        <w:t>个卷积核的层，若其中</w:t>
      </w:r>
      <w:r w:rsidRPr="00E07785">
        <w:rPr>
          <w:rFonts w:eastAsia="楷体"/>
          <w:color w:val="000000" w:themeColor="text1"/>
          <w:sz w:val="28"/>
        </w:rPr>
        <w:t>10</w:t>
      </w:r>
      <w:r w:rsidRPr="00E07785">
        <w:rPr>
          <w:rFonts w:eastAsia="楷体"/>
          <w:color w:val="000000" w:themeColor="text1"/>
          <w:sz w:val="28"/>
        </w:rPr>
        <w:t>个卷积核的</w:t>
      </w:r>
      <w:r w:rsidRPr="00E07785">
        <w:rPr>
          <w:rFonts w:eastAsia="楷体"/>
          <w:color w:val="000000" w:themeColor="text1"/>
          <w:sz w:val="28"/>
        </w:rPr>
        <w:t>Fisher</w:t>
      </w:r>
      <w:r w:rsidRPr="00E07785">
        <w:rPr>
          <w:rFonts w:eastAsia="楷体"/>
          <w:color w:val="000000" w:themeColor="text1"/>
          <w:sz w:val="28"/>
        </w:rPr>
        <w:t>信息值总和仅占总和的</w:t>
      </w:r>
      <w:r w:rsidRPr="00E07785">
        <w:rPr>
          <w:rFonts w:eastAsia="楷体"/>
          <w:color w:val="000000" w:themeColor="text1"/>
          <w:sz w:val="28"/>
        </w:rPr>
        <w:t>5%</w:t>
      </w:r>
      <w:r w:rsidRPr="00E07785">
        <w:rPr>
          <w:rFonts w:eastAsia="楷体"/>
          <w:color w:val="000000" w:themeColor="text1"/>
          <w:sz w:val="28"/>
        </w:rPr>
        <w:t>，则可以安全地删除这</w:t>
      </w:r>
      <w:r w:rsidRPr="00E07785">
        <w:rPr>
          <w:rFonts w:eastAsia="楷体"/>
          <w:color w:val="000000" w:themeColor="text1"/>
          <w:sz w:val="28"/>
        </w:rPr>
        <w:t>10</w:t>
      </w:r>
      <w:r w:rsidRPr="00E07785">
        <w:rPr>
          <w:rFonts w:eastAsia="楷体"/>
          <w:color w:val="000000" w:themeColor="text1"/>
          <w:sz w:val="28"/>
        </w:rPr>
        <w:t>个卷积核，从而减少模型参数量和计算量。</w:t>
      </w:r>
    </w:p>
    <w:p w14:paraId="58D21B95"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S102</w:t>
      </w:r>
      <w:r w:rsidRPr="00E07785">
        <w:rPr>
          <w:rFonts w:eastAsia="楷体"/>
          <w:bCs/>
          <w:color w:val="000000" w:themeColor="text1"/>
          <w:sz w:val="28"/>
        </w:rPr>
        <w:t>：对剪枝后的源分离模型进行</w:t>
      </w:r>
      <w:r w:rsidRPr="00E07785">
        <w:rPr>
          <w:rFonts w:eastAsia="楷体"/>
          <w:bCs/>
          <w:color w:val="000000" w:themeColor="text1"/>
          <w:sz w:val="28"/>
        </w:rPr>
        <w:t>8</w:t>
      </w:r>
      <w:r w:rsidRPr="00E07785">
        <w:rPr>
          <w:rFonts w:eastAsia="楷体"/>
          <w:bCs/>
          <w:color w:val="000000" w:themeColor="text1"/>
          <w:sz w:val="28"/>
        </w:rPr>
        <w:t>位整数量化，将浮点型权重映射为整数，以减少模型体积和推理延迟。</w:t>
      </w:r>
      <w:r w:rsidRPr="00E07785">
        <w:rPr>
          <w:rFonts w:eastAsia="楷体"/>
          <w:color w:val="000000" w:themeColor="text1"/>
          <w:sz w:val="28"/>
        </w:rPr>
        <w:t>​</w:t>
      </w:r>
    </w:p>
    <w:p w14:paraId="7F5E767A" w14:textId="768C1177"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量化是将模型权重从</w:t>
      </w:r>
      <w:r w:rsidRPr="00E07785">
        <w:rPr>
          <w:rFonts w:eastAsia="楷体"/>
          <w:color w:val="000000" w:themeColor="text1"/>
          <w:sz w:val="28"/>
        </w:rPr>
        <w:t>32</w:t>
      </w:r>
      <w:r w:rsidRPr="00E07785">
        <w:rPr>
          <w:rFonts w:eastAsia="楷体"/>
          <w:color w:val="000000" w:themeColor="text1"/>
          <w:sz w:val="28"/>
        </w:rPr>
        <w:t>位浮点数转换为</w:t>
      </w:r>
      <w:r w:rsidRPr="00E07785">
        <w:rPr>
          <w:rFonts w:eastAsia="楷体"/>
          <w:color w:val="000000" w:themeColor="text1"/>
          <w:sz w:val="28"/>
        </w:rPr>
        <w:t>8</w:t>
      </w:r>
      <w:r w:rsidRPr="00E07785">
        <w:rPr>
          <w:rFonts w:eastAsia="楷体"/>
          <w:color w:val="000000" w:themeColor="text1"/>
          <w:sz w:val="28"/>
        </w:rPr>
        <w:t>位整数的过程，通常采用对称量化或非对称量化方法。例如，对于权重矩阵</w:t>
      </w:r>
      <w:r w:rsidRPr="00E07785">
        <w:rPr>
          <w:rFonts w:eastAsia="楷体"/>
          <w:color w:val="000000" w:themeColor="text1"/>
          <w:sz w:val="28"/>
        </w:rPr>
        <w:t>W</w:t>
      </w:r>
      <w:r w:rsidRPr="00E07785">
        <w:rPr>
          <w:rFonts w:eastAsia="楷体"/>
          <w:color w:val="000000" w:themeColor="text1"/>
          <w:sz w:val="28"/>
        </w:rPr>
        <w:t>，找到其最大值和最小值，然后线性映射到</w:t>
      </w:r>
      <w:r w:rsidRPr="00E07785">
        <w:rPr>
          <w:rFonts w:eastAsia="楷体"/>
          <w:color w:val="000000" w:themeColor="text1"/>
          <w:sz w:val="28"/>
        </w:rPr>
        <w:t>[-128, 127]</w:t>
      </w:r>
      <w:r w:rsidRPr="00E07785">
        <w:rPr>
          <w:rFonts w:eastAsia="楷体"/>
          <w:color w:val="000000" w:themeColor="text1"/>
          <w:sz w:val="28"/>
        </w:rPr>
        <w:t>的整数范围。量化后的模型体积减小约</w:t>
      </w:r>
      <w:r w:rsidRPr="00E07785">
        <w:rPr>
          <w:rFonts w:eastAsia="楷体"/>
          <w:color w:val="000000" w:themeColor="text1"/>
          <w:sz w:val="28"/>
        </w:rPr>
        <w:t>4</w:t>
      </w:r>
      <w:r w:rsidRPr="00E07785">
        <w:rPr>
          <w:rFonts w:eastAsia="楷体"/>
          <w:color w:val="000000" w:themeColor="text1"/>
          <w:sz w:val="28"/>
        </w:rPr>
        <w:t>倍，推理速度在支持整数运算的硬件上可提升</w:t>
      </w:r>
      <w:r w:rsidRPr="00E07785">
        <w:rPr>
          <w:rFonts w:eastAsia="楷体"/>
          <w:color w:val="000000" w:themeColor="text1"/>
          <w:sz w:val="28"/>
        </w:rPr>
        <w:t>2-4</w:t>
      </w:r>
      <w:r w:rsidRPr="00E07785">
        <w:rPr>
          <w:rFonts w:eastAsia="楷体"/>
          <w:color w:val="000000" w:themeColor="text1"/>
          <w:sz w:val="28"/>
        </w:rPr>
        <w:t>倍，而精度损失通常控制在可接受范围内（</w:t>
      </w:r>
      <w:r w:rsidR="00BE1D37" w:rsidRPr="00E07785">
        <w:rPr>
          <w:rFonts w:eastAsia="楷体" w:hint="eastAsia"/>
          <w:color w:val="000000" w:themeColor="text1"/>
          <w:sz w:val="28"/>
        </w:rPr>
        <w:t>例如，</w:t>
      </w:r>
      <w:r w:rsidRPr="00E07785">
        <w:rPr>
          <w:rFonts w:eastAsia="楷体"/>
          <w:color w:val="000000" w:themeColor="text1"/>
          <w:sz w:val="28"/>
        </w:rPr>
        <w:t>SDR</w:t>
      </w:r>
      <w:r w:rsidRPr="00E07785">
        <w:rPr>
          <w:rFonts w:eastAsia="楷体"/>
          <w:color w:val="000000" w:themeColor="text1"/>
          <w:sz w:val="28"/>
        </w:rPr>
        <w:t>下降不超过</w:t>
      </w:r>
      <w:r w:rsidRPr="00E07785">
        <w:rPr>
          <w:rFonts w:eastAsia="楷体"/>
          <w:color w:val="000000" w:themeColor="text1"/>
          <w:sz w:val="28"/>
        </w:rPr>
        <w:t>0.3dB</w:t>
      </w:r>
      <w:r w:rsidRPr="00E07785">
        <w:rPr>
          <w:rFonts w:eastAsia="楷体"/>
          <w:color w:val="000000" w:themeColor="text1"/>
          <w:sz w:val="28"/>
        </w:rPr>
        <w:t>）。</w:t>
      </w:r>
    </w:p>
    <w:p w14:paraId="4F6237E2"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lastRenderedPageBreak/>
        <w:t>步骤</w:t>
      </w:r>
      <w:r w:rsidRPr="00E07785">
        <w:rPr>
          <w:rFonts w:eastAsia="楷体"/>
          <w:bCs/>
          <w:color w:val="000000" w:themeColor="text1"/>
          <w:sz w:val="28"/>
        </w:rPr>
        <w:t>S103</w:t>
      </w:r>
      <w:r w:rsidRPr="00E07785">
        <w:rPr>
          <w:rFonts w:eastAsia="楷体"/>
          <w:bCs/>
          <w:color w:val="000000" w:themeColor="text1"/>
          <w:sz w:val="28"/>
        </w:rPr>
        <w:t>：加载量化后的源分离模型，对新的混合音频数据进行推理，生成分离后的纯净音轨，并记录推理耗时。</w:t>
      </w:r>
      <w:r w:rsidRPr="00E07785">
        <w:rPr>
          <w:rFonts w:eastAsia="楷体"/>
          <w:color w:val="000000" w:themeColor="text1"/>
          <w:sz w:val="28"/>
        </w:rPr>
        <w:t>​</w:t>
      </w:r>
    </w:p>
    <w:p w14:paraId="65F41FDA" w14:textId="32CF2243"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加载量化后的模型后，可以将其部署到目标设备上进行推理。记录推理耗时有助于评估模型是否满足实时性要求（例如，处理</w:t>
      </w:r>
      <w:r w:rsidRPr="00E07785">
        <w:rPr>
          <w:rFonts w:eastAsia="楷体"/>
          <w:color w:val="000000" w:themeColor="text1"/>
          <w:sz w:val="28"/>
        </w:rPr>
        <w:t>1</w:t>
      </w:r>
      <w:r w:rsidRPr="00E07785">
        <w:rPr>
          <w:rFonts w:eastAsia="楷体"/>
          <w:color w:val="000000" w:themeColor="text1"/>
          <w:sz w:val="28"/>
        </w:rPr>
        <w:t>秒音频所需时间应小于</w:t>
      </w:r>
      <w:r w:rsidRPr="00E07785">
        <w:rPr>
          <w:rFonts w:eastAsia="楷体"/>
          <w:color w:val="000000" w:themeColor="text1"/>
          <w:sz w:val="28"/>
        </w:rPr>
        <w:t>1</w:t>
      </w:r>
      <w:r w:rsidRPr="00E07785">
        <w:rPr>
          <w:rFonts w:eastAsia="楷体"/>
          <w:color w:val="000000" w:themeColor="text1"/>
          <w:sz w:val="28"/>
        </w:rPr>
        <w:t>秒）。如果推理耗时过长，可能需要进一步优化或选择更轻量的模型结构。</w:t>
      </w:r>
    </w:p>
    <w:p w14:paraId="072F0A0E"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在生成纯净音轨后，为了进一步提升主观听感质量，还可以对音轨进行后处理。具体地</w:t>
      </w:r>
      <w:r w:rsidR="00BE1D37" w:rsidRPr="00E07785">
        <w:rPr>
          <w:rFonts w:eastAsia="楷体" w:hint="eastAsia"/>
          <w:color w:val="000000" w:themeColor="text1"/>
          <w:sz w:val="28"/>
        </w:rPr>
        <w:t>，在上述实施例的步骤</w:t>
      </w:r>
      <w:r w:rsidR="00BE1D37" w:rsidRPr="00E07785">
        <w:rPr>
          <w:rFonts w:eastAsia="楷体" w:hint="eastAsia"/>
          <w:color w:val="000000" w:themeColor="text1"/>
          <w:sz w:val="28"/>
        </w:rPr>
        <w:t>S103</w:t>
      </w:r>
      <w:r w:rsidR="00BE1D37" w:rsidRPr="00E07785">
        <w:rPr>
          <w:rFonts w:eastAsia="楷体" w:hint="eastAsia"/>
          <w:color w:val="000000" w:themeColor="text1"/>
          <w:sz w:val="28"/>
        </w:rPr>
        <w:t>之后还可以包括如下步骤</w:t>
      </w:r>
      <w:r w:rsidR="00BE1D37" w:rsidRPr="00E07785">
        <w:rPr>
          <w:rFonts w:eastAsia="楷体" w:hint="eastAsia"/>
          <w:color w:val="000000" w:themeColor="text1"/>
          <w:sz w:val="28"/>
        </w:rPr>
        <w:t>S111</w:t>
      </w:r>
      <w:r w:rsidR="00BE1D37" w:rsidRPr="00E07785">
        <w:rPr>
          <w:rFonts w:eastAsia="楷体" w:hint="eastAsia"/>
          <w:color w:val="000000" w:themeColor="text1"/>
          <w:sz w:val="28"/>
        </w:rPr>
        <w:t>和步骤</w:t>
      </w:r>
      <w:r w:rsidR="00BE1D37" w:rsidRPr="00E07785">
        <w:rPr>
          <w:rFonts w:eastAsia="楷体" w:hint="eastAsia"/>
          <w:color w:val="000000" w:themeColor="text1"/>
          <w:sz w:val="28"/>
        </w:rPr>
        <w:t>S112</w:t>
      </w:r>
      <w:r w:rsidR="00BE1D37" w:rsidRPr="00E07785">
        <w:rPr>
          <w:rFonts w:eastAsia="楷体" w:hint="eastAsia"/>
          <w:color w:val="000000" w:themeColor="text1"/>
          <w:sz w:val="28"/>
        </w:rPr>
        <w:t>示例的技术方案：</w:t>
      </w:r>
    </w:p>
    <w:p w14:paraId="0499C0DA"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S111</w:t>
      </w:r>
      <w:r w:rsidRPr="00E07785">
        <w:rPr>
          <w:rFonts w:eastAsia="楷体"/>
          <w:bCs/>
          <w:color w:val="000000" w:themeColor="text1"/>
          <w:sz w:val="28"/>
        </w:rPr>
        <w:t>：对生成的纯净音轨进行心理声学掩蔽处理，根据人耳听觉阈值曲线滤除不可闻噪声分量。</w:t>
      </w:r>
      <w:r w:rsidRPr="00E07785">
        <w:rPr>
          <w:rFonts w:eastAsia="楷体"/>
          <w:color w:val="000000" w:themeColor="text1"/>
          <w:sz w:val="28"/>
        </w:rPr>
        <w:t>​</w:t>
      </w:r>
    </w:p>
    <w:p w14:paraId="2760BDFA"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心理声学掩蔽是指人耳对某些频率的声音不敏感的现象，例如在强信号附近，弱信号可能被掩蔽而无法察觉。利用这一原理，可以计算每个时间</w:t>
      </w:r>
      <w:r w:rsidRPr="00E07785">
        <w:rPr>
          <w:rFonts w:eastAsia="楷体"/>
          <w:color w:val="000000" w:themeColor="text1"/>
          <w:sz w:val="28"/>
        </w:rPr>
        <w:t>-</w:t>
      </w:r>
      <w:r w:rsidRPr="00E07785">
        <w:rPr>
          <w:rFonts w:eastAsia="楷体"/>
          <w:color w:val="000000" w:themeColor="text1"/>
          <w:sz w:val="28"/>
        </w:rPr>
        <w:t>频率点的听觉阈值，将低于阈值的噪声分量置零或衰减。例如，对于人声音轨，可以基于</w:t>
      </w:r>
      <w:r w:rsidRPr="00E07785">
        <w:rPr>
          <w:rFonts w:eastAsia="楷体"/>
          <w:color w:val="000000" w:themeColor="text1"/>
          <w:sz w:val="28"/>
        </w:rPr>
        <w:t>ISO 226</w:t>
      </w:r>
      <w:r w:rsidRPr="00E07785">
        <w:rPr>
          <w:rFonts w:eastAsia="楷体"/>
          <w:color w:val="000000" w:themeColor="text1"/>
          <w:sz w:val="28"/>
        </w:rPr>
        <w:t>等响度曲线计算掩蔽阈值，滤除那些即使存在也不会被人耳感知的微弱噪声，从而在不影响感知质量的前提下提高信噪比。</w:t>
      </w:r>
    </w:p>
    <w:p w14:paraId="75478B4B" w14:textId="54B7B9D3"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S112</w:t>
      </w:r>
      <w:r w:rsidRPr="00E07785">
        <w:rPr>
          <w:rFonts w:eastAsia="楷体"/>
          <w:bCs/>
          <w:color w:val="000000" w:themeColor="text1"/>
          <w:sz w:val="28"/>
        </w:rPr>
        <w:t>：对掩蔽后的音轨进行响度归一化，使其峰值电平符合预设标准。</w:t>
      </w:r>
      <w:r w:rsidRPr="00E07785">
        <w:rPr>
          <w:rFonts w:eastAsia="楷体"/>
          <w:color w:val="000000" w:themeColor="text1"/>
          <w:sz w:val="28"/>
        </w:rPr>
        <w:t>​</w:t>
      </w:r>
    </w:p>
    <w:p w14:paraId="6176E002" w14:textId="16527B0E" w:rsidR="00270F20"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例如，将音轨的最大峰值电平归一化到</w:t>
      </w:r>
      <w:r w:rsidRPr="00E07785">
        <w:rPr>
          <w:rFonts w:eastAsia="楷体"/>
          <w:color w:val="000000" w:themeColor="text1"/>
          <w:sz w:val="28"/>
        </w:rPr>
        <w:t>-0.1dBFS</w:t>
      </w:r>
      <w:r w:rsidRPr="00E07785">
        <w:rPr>
          <w:rFonts w:eastAsia="楷体"/>
          <w:color w:val="000000" w:themeColor="text1"/>
          <w:sz w:val="28"/>
        </w:rPr>
        <w:t>，以避免后续播放时出现削波失真，同时确保不同音轨之间的相对响度一致，便于混音或对比试听。</w:t>
      </w:r>
    </w:p>
    <w:p w14:paraId="012C9C11" w14:textId="1B087EE0"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最后，为了将本申请的成果应用于实际产品中，还可以将优化后的模型部署到边缘设备上。具体地，</w:t>
      </w:r>
      <w:r w:rsidR="00BE1D37" w:rsidRPr="00E07785">
        <w:rPr>
          <w:rFonts w:eastAsia="楷体" w:hint="eastAsia"/>
          <w:color w:val="000000" w:themeColor="text1"/>
          <w:sz w:val="28"/>
        </w:rPr>
        <w:t>图</w:t>
      </w:r>
      <w:r w:rsidR="00BE1D37" w:rsidRPr="00E07785">
        <w:rPr>
          <w:rFonts w:eastAsia="楷体" w:hint="eastAsia"/>
          <w:color w:val="000000" w:themeColor="text1"/>
          <w:sz w:val="28"/>
        </w:rPr>
        <w:t>1</w:t>
      </w:r>
      <w:r w:rsidR="00BE1D37" w:rsidRPr="00E07785">
        <w:rPr>
          <w:rFonts w:eastAsia="楷体" w:hint="eastAsia"/>
          <w:color w:val="000000" w:themeColor="text1"/>
          <w:sz w:val="28"/>
        </w:rPr>
        <w:t>示例的技术方案还可以包括</w:t>
      </w:r>
      <w:r w:rsidR="00BE1D37" w:rsidRPr="00E07785">
        <w:rPr>
          <w:rFonts w:eastAsia="楷体"/>
          <w:bCs/>
          <w:color w:val="000000" w:themeColor="text1"/>
          <w:sz w:val="28"/>
        </w:rPr>
        <w:t>步骤</w:t>
      </w:r>
      <w:r w:rsidR="00BE1D37" w:rsidRPr="00E07785">
        <w:rPr>
          <w:rFonts w:eastAsia="楷体"/>
          <w:bCs/>
          <w:color w:val="000000" w:themeColor="text1"/>
          <w:sz w:val="28"/>
        </w:rPr>
        <w:t>S161</w:t>
      </w:r>
      <w:r w:rsidR="00BE1D37" w:rsidRPr="00E07785">
        <w:rPr>
          <w:rFonts w:eastAsia="楷体" w:hint="eastAsia"/>
          <w:bCs/>
          <w:color w:val="000000" w:themeColor="text1"/>
          <w:sz w:val="28"/>
        </w:rPr>
        <w:t>至</w:t>
      </w:r>
      <w:r w:rsidR="00BE1D37" w:rsidRPr="00E07785">
        <w:rPr>
          <w:rFonts w:eastAsia="楷体"/>
          <w:bCs/>
          <w:color w:val="000000" w:themeColor="text1"/>
          <w:sz w:val="28"/>
        </w:rPr>
        <w:t>步骤</w:t>
      </w:r>
      <w:r w:rsidR="00BE1D37" w:rsidRPr="00E07785">
        <w:rPr>
          <w:rFonts w:eastAsia="楷体"/>
          <w:bCs/>
          <w:color w:val="000000" w:themeColor="text1"/>
          <w:sz w:val="28"/>
        </w:rPr>
        <w:t>S16</w:t>
      </w:r>
      <w:r w:rsidR="00BE1D37" w:rsidRPr="00E07785">
        <w:rPr>
          <w:rFonts w:eastAsia="楷体" w:hint="eastAsia"/>
          <w:bCs/>
          <w:color w:val="000000" w:themeColor="text1"/>
          <w:sz w:val="28"/>
        </w:rPr>
        <w:t>3</w:t>
      </w:r>
      <w:r w:rsidR="00BE1D37" w:rsidRPr="00E07785">
        <w:rPr>
          <w:rFonts w:eastAsia="楷体" w:hint="eastAsia"/>
          <w:bCs/>
          <w:color w:val="000000" w:themeColor="text1"/>
          <w:sz w:val="28"/>
        </w:rPr>
        <w:t>示例的技术方案：</w:t>
      </w:r>
    </w:p>
    <w:p w14:paraId="5A017C26" w14:textId="77777777" w:rsidR="00BE1D37" w:rsidRPr="00E07785" w:rsidRDefault="00270F20" w:rsidP="00270F20">
      <w:pPr>
        <w:spacing w:line="360" w:lineRule="auto"/>
        <w:ind w:firstLineChars="200" w:firstLine="560"/>
        <w:rPr>
          <w:rFonts w:eastAsia="楷体"/>
          <w:bCs/>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S161</w:t>
      </w:r>
      <w:r w:rsidRPr="00E07785">
        <w:rPr>
          <w:rFonts w:eastAsia="楷体"/>
          <w:bCs/>
          <w:color w:val="000000" w:themeColor="text1"/>
          <w:sz w:val="28"/>
        </w:rPr>
        <w:t>：将优化后的源分离模型转换为</w:t>
      </w:r>
      <w:r w:rsidRPr="00E07785">
        <w:rPr>
          <w:rFonts w:eastAsia="楷体"/>
          <w:bCs/>
          <w:color w:val="000000" w:themeColor="text1"/>
          <w:sz w:val="28"/>
        </w:rPr>
        <w:t>ONNX</w:t>
      </w:r>
      <w:r w:rsidRPr="00E07785">
        <w:rPr>
          <w:rFonts w:eastAsia="楷体"/>
          <w:bCs/>
          <w:color w:val="000000" w:themeColor="text1"/>
          <w:sz w:val="28"/>
        </w:rPr>
        <w:t>格式的推理引擎。</w:t>
      </w:r>
    </w:p>
    <w:p w14:paraId="57D2FAC7"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​ONNX</w:t>
      </w:r>
      <w:r w:rsidRPr="00E07785">
        <w:rPr>
          <w:rFonts w:eastAsia="楷体"/>
          <w:color w:val="000000" w:themeColor="text1"/>
          <w:sz w:val="28"/>
        </w:rPr>
        <w:t>（</w:t>
      </w:r>
      <w:r w:rsidRPr="00E07785">
        <w:rPr>
          <w:rFonts w:eastAsia="楷体"/>
          <w:color w:val="000000" w:themeColor="text1"/>
          <w:sz w:val="28"/>
        </w:rPr>
        <w:t>Open Neural Network Exchange</w:t>
      </w:r>
      <w:r w:rsidRPr="00E07785">
        <w:rPr>
          <w:rFonts w:eastAsia="楷体"/>
          <w:color w:val="000000" w:themeColor="text1"/>
          <w:sz w:val="28"/>
        </w:rPr>
        <w:t>）是一种开放的模型交换格式，支持</w:t>
      </w:r>
      <w:r w:rsidRPr="00E07785">
        <w:rPr>
          <w:rFonts w:eastAsia="楷体"/>
          <w:color w:val="000000" w:themeColor="text1"/>
          <w:sz w:val="28"/>
        </w:rPr>
        <w:lastRenderedPageBreak/>
        <w:t>跨框架（</w:t>
      </w:r>
      <w:r w:rsidR="00BE1D37" w:rsidRPr="00E07785">
        <w:rPr>
          <w:rFonts w:eastAsia="楷体" w:hint="eastAsia"/>
          <w:color w:val="000000" w:themeColor="text1"/>
          <w:sz w:val="28"/>
        </w:rPr>
        <w:t>例如，</w:t>
      </w:r>
      <w:r w:rsidRPr="00E07785">
        <w:rPr>
          <w:rFonts w:eastAsia="楷体"/>
          <w:color w:val="000000" w:themeColor="text1"/>
          <w:sz w:val="28"/>
        </w:rPr>
        <w:t>PyTorch</w:t>
      </w:r>
      <w:r w:rsidRPr="00E07785">
        <w:rPr>
          <w:rFonts w:eastAsia="楷体"/>
          <w:color w:val="000000" w:themeColor="text1"/>
          <w:sz w:val="28"/>
        </w:rPr>
        <w:t>、</w:t>
      </w:r>
      <w:r w:rsidRPr="00E07785">
        <w:rPr>
          <w:rFonts w:eastAsia="楷体"/>
          <w:color w:val="000000" w:themeColor="text1"/>
          <w:sz w:val="28"/>
        </w:rPr>
        <w:t>TensorFlow</w:t>
      </w:r>
      <w:r w:rsidRPr="00E07785">
        <w:rPr>
          <w:rFonts w:eastAsia="楷体"/>
          <w:color w:val="000000" w:themeColor="text1"/>
          <w:sz w:val="28"/>
        </w:rPr>
        <w:t>）的模型部署。转换过程包括导出模型结构、权重以及输入输出定义，生成一个</w:t>
      </w:r>
      <w:r w:rsidRPr="00E07785">
        <w:rPr>
          <w:rFonts w:eastAsia="楷体"/>
          <w:color w:val="000000" w:themeColor="text1"/>
          <w:sz w:val="28"/>
        </w:rPr>
        <w:t>.onnx</w:t>
      </w:r>
      <w:r w:rsidRPr="00E07785">
        <w:rPr>
          <w:rFonts w:eastAsia="楷体"/>
          <w:color w:val="000000" w:themeColor="text1"/>
          <w:sz w:val="28"/>
        </w:rPr>
        <w:t>文件。</w:t>
      </w:r>
    </w:p>
    <w:p w14:paraId="0D9A6149"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S162</w:t>
      </w:r>
      <w:r w:rsidRPr="00E07785">
        <w:rPr>
          <w:rFonts w:eastAsia="楷体"/>
          <w:bCs/>
          <w:color w:val="000000" w:themeColor="text1"/>
          <w:sz w:val="28"/>
        </w:rPr>
        <w:t>：将推理引擎部署至边缘设备，边缘设备为手机或嵌入式开发板。</w:t>
      </w:r>
      <w:r w:rsidRPr="00E07785">
        <w:rPr>
          <w:rFonts w:eastAsia="楷体"/>
          <w:color w:val="000000" w:themeColor="text1"/>
          <w:sz w:val="28"/>
        </w:rPr>
        <w:t xml:space="preserve">​ </w:t>
      </w:r>
    </w:p>
    <w:p w14:paraId="4D080FB9"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color w:val="000000" w:themeColor="text1"/>
          <w:sz w:val="28"/>
        </w:rPr>
        <w:t>例如，可以将</w:t>
      </w:r>
      <w:r w:rsidRPr="00E07785">
        <w:rPr>
          <w:rFonts w:eastAsia="楷体"/>
          <w:color w:val="000000" w:themeColor="text1"/>
          <w:sz w:val="28"/>
        </w:rPr>
        <w:t>ONNX</w:t>
      </w:r>
      <w:r w:rsidRPr="00E07785">
        <w:rPr>
          <w:rFonts w:eastAsia="楷体"/>
          <w:color w:val="000000" w:themeColor="text1"/>
          <w:sz w:val="28"/>
        </w:rPr>
        <w:t>模型集成到</w:t>
      </w:r>
      <w:r w:rsidRPr="00E07785">
        <w:rPr>
          <w:rFonts w:eastAsia="楷体"/>
          <w:color w:val="000000" w:themeColor="text1"/>
          <w:sz w:val="28"/>
        </w:rPr>
        <w:t>Android</w:t>
      </w:r>
      <w:r w:rsidRPr="00E07785">
        <w:rPr>
          <w:rFonts w:eastAsia="楷体"/>
          <w:color w:val="000000" w:themeColor="text1"/>
          <w:sz w:val="28"/>
        </w:rPr>
        <w:t>或</w:t>
      </w:r>
      <w:r w:rsidRPr="00E07785">
        <w:rPr>
          <w:rFonts w:eastAsia="楷体"/>
          <w:color w:val="000000" w:themeColor="text1"/>
          <w:sz w:val="28"/>
        </w:rPr>
        <w:t>iOS</w:t>
      </w:r>
      <w:r w:rsidRPr="00E07785">
        <w:rPr>
          <w:rFonts w:eastAsia="楷体"/>
          <w:color w:val="000000" w:themeColor="text1"/>
          <w:sz w:val="28"/>
        </w:rPr>
        <w:t>应用中，或者部署到树莓派、</w:t>
      </w:r>
      <w:r w:rsidRPr="00E07785">
        <w:rPr>
          <w:rFonts w:eastAsia="楷体"/>
          <w:color w:val="000000" w:themeColor="text1"/>
          <w:sz w:val="28"/>
        </w:rPr>
        <w:t>Jetson Nano</w:t>
      </w:r>
      <w:r w:rsidRPr="00E07785">
        <w:rPr>
          <w:rFonts w:eastAsia="楷体"/>
          <w:color w:val="000000" w:themeColor="text1"/>
          <w:sz w:val="28"/>
        </w:rPr>
        <w:t>等嵌入式设备上。部署时需要考虑设备的计算能力和内存限制，可能需要配合硬件加速库（</w:t>
      </w:r>
      <w:r w:rsidR="00BE1D37" w:rsidRPr="00E07785">
        <w:rPr>
          <w:rFonts w:eastAsia="楷体"/>
          <w:color w:val="000000" w:themeColor="text1"/>
          <w:sz w:val="28"/>
        </w:rPr>
        <w:t>例如，</w:t>
      </w:r>
      <w:r w:rsidRPr="00E07785">
        <w:rPr>
          <w:rFonts w:eastAsia="楷体"/>
          <w:color w:val="000000" w:themeColor="text1"/>
          <w:sz w:val="28"/>
        </w:rPr>
        <w:t>Core ML</w:t>
      </w:r>
      <w:r w:rsidRPr="00E07785">
        <w:rPr>
          <w:rFonts w:eastAsia="楷体"/>
          <w:color w:val="000000" w:themeColor="text1"/>
          <w:sz w:val="28"/>
        </w:rPr>
        <w:t>、</w:t>
      </w:r>
      <w:r w:rsidRPr="00E07785">
        <w:rPr>
          <w:rFonts w:eastAsia="楷体"/>
          <w:color w:val="000000" w:themeColor="text1"/>
          <w:sz w:val="28"/>
        </w:rPr>
        <w:t>TensorRT</w:t>
      </w:r>
      <w:r w:rsidRPr="00E07785">
        <w:rPr>
          <w:rFonts w:eastAsia="楷体"/>
          <w:color w:val="000000" w:themeColor="text1"/>
          <w:sz w:val="28"/>
        </w:rPr>
        <w:t>）进行优化。</w:t>
      </w:r>
    </w:p>
    <w:p w14:paraId="24D81C97" w14:textId="77777777" w:rsidR="00BE1D37" w:rsidRPr="00E07785" w:rsidRDefault="00270F20" w:rsidP="00270F20">
      <w:pPr>
        <w:spacing w:line="360" w:lineRule="auto"/>
        <w:ind w:firstLineChars="200" w:firstLine="560"/>
        <w:rPr>
          <w:rFonts w:eastAsia="楷体"/>
          <w:color w:val="000000" w:themeColor="text1"/>
          <w:sz w:val="28"/>
        </w:rPr>
      </w:pPr>
      <w:r w:rsidRPr="00E07785">
        <w:rPr>
          <w:rFonts w:eastAsia="楷体"/>
          <w:bCs/>
          <w:color w:val="000000" w:themeColor="text1"/>
          <w:sz w:val="28"/>
        </w:rPr>
        <w:t>步骤</w:t>
      </w:r>
      <w:r w:rsidRPr="00E07785">
        <w:rPr>
          <w:rFonts w:eastAsia="楷体"/>
          <w:bCs/>
          <w:color w:val="000000" w:themeColor="text1"/>
          <w:sz w:val="28"/>
        </w:rPr>
        <w:t>S163</w:t>
      </w:r>
      <w:r w:rsidRPr="00E07785">
        <w:rPr>
          <w:rFonts w:eastAsia="楷体"/>
          <w:bCs/>
          <w:color w:val="000000" w:themeColor="text1"/>
          <w:sz w:val="28"/>
        </w:rPr>
        <w:t>：在边缘设备上执行离线实时音频源分离。</w:t>
      </w:r>
      <w:r w:rsidRPr="00E07785">
        <w:rPr>
          <w:rFonts w:eastAsia="楷体"/>
          <w:color w:val="000000" w:themeColor="text1"/>
          <w:sz w:val="28"/>
        </w:rPr>
        <w:t>​</w:t>
      </w:r>
    </w:p>
    <w:p w14:paraId="39FF7AF9" w14:textId="21466687" w:rsidR="00921D7A" w:rsidRPr="00E07785" w:rsidRDefault="00270F20" w:rsidP="00270F20">
      <w:pPr>
        <w:spacing w:line="360" w:lineRule="auto"/>
        <w:ind w:firstLineChars="200" w:firstLine="560"/>
        <w:rPr>
          <w:rFonts w:eastAsia="楷体"/>
          <w:bCs/>
          <w:color w:val="000000" w:themeColor="text1"/>
          <w:sz w:val="28"/>
        </w:rPr>
      </w:pPr>
      <w:r w:rsidRPr="00E07785">
        <w:rPr>
          <w:rFonts w:eastAsia="楷体"/>
          <w:color w:val="000000" w:themeColor="text1"/>
          <w:sz w:val="28"/>
        </w:rPr>
        <w:t>离线意味着不需要网络连接，所有推理都在本地完成；实时则要求处理延迟足够低（例如，处理</w:t>
      </w:r>
      <w:r w:rsidRPr="00E07785">
        <w:rPr>
          <w:rFonts w:eastAsia="楷体"/>
          <w:color w:val="000000" w:themeColor="text1"/>
          <w:sz w:val="28"/>
        </w:rPr>
        <w:t>1</w:t>
      </w:r>
      <w:r w:rsidRPr="00E07785">
        <w:rPr>
          <w:rFonts w:eastAsia="楷体"/>
          <w:color w:val="000000" w:themeColor="text1"/>
          <w:sz w:val="28"/>
        </w:rPr>
        <w:t>秒音频的延迟小于</w:t>
      </w:r>
      <w:r w:rsidRPr="00E07785">
        <w:rPr>
          <w:rFonts w:eastAsia="楷体"/>
          <w:color w:val="000000" w:themeColor="text1"/>
          <w:sz w:val="28"/>
        </w:rPr>
        <w:t>500ms</w:t>
      </w:r>
      <w:r w:rsidRPr="00E07785">
        <w:rPr>
          <w:rFonts w:eastAsia="楷体"/>
          <w:color w:val="000000" w:themeColor="text1"/>
          <w:sz w:val="28"/>
        </w:rPr>
        <w:t>）。通过前述的剪枝、量化以及高效的推理引擎，本申请的模型能够在大多数现代移动设备和嵌入式平台上实现流畅的实时分离，为用户提供便捷的音频编辑体验</w:t>
      </w:r>
      <w:r w:rsidR="00D11552" w:rsidRPr="00E07785">
        <w:rPr>
          <w:rFonts w:eastAsia="楷体"/>
          <w:color w:val="000000" w:themeColor="text1"/>
          <w:kern w:val="0"/>
          <w:sz w:val="28"/>
          <w:szCs w:val="28"/>
        </w:rPr>
        <w:t>。</w:t>
      </w:r>
    </w:p>
    <w:p w14:paraId="4984FB4C" w14:textId="7E42C02A" w:rsidR="00921D7A" w:rsidRPr="00E07785" w:rsidRDefault="00000000">
      <w:pPr>
        <w:spacing w:line="360" w:lineRule="auto"/>
        <w:ind w:firstLineChars="200" w:firstLine="560"/>
        <w:rPr>
          <w:rFonts w:eastAsia="楷体"/>
          <w:color w:val="000000" w:themeColor="text1"/>
          <w:sz w:val="28"/>
          <w:szCs w:val="28"/>
        </w:rPr>
      </w:pPr>
      <w:r w:rsidRPr="00E07785">
        <w:rPr>
          <w:rFonts w:eastAsia="楷体"/>
          <w:color w:val="0D0D0D" w:themeColor="text1" w:themeTint="F2"/>
          <w:sz w:val="28"/>
          <w:szCs w:val="28"/>
        </w:rPr>
        <w:t>从上述图</w:t>
      </w:r>
      <w:r w:rsidRPr="00E07785">
        <w:rPr>
          <w:rFonts w:eastAsia="楷体"/>
          <w:color w:val="0D0D0D" w:themeColor="text1" w:themeTint="F2"/>
          <w:sz w:val="28"/>
          <w:szCs w:val="28"/>
        </w:rPr>
        <w:t>1</w:t>
      </w:r>
      <w:r w:rsidRPr="00E07785">
        <w:rPr>
          <w:rFonts w:eastAsia="楷体"/>
          <w:color w:val="0D0D0D" w:themeColor="text1" w:themeTint="F2"/>
          <w:sz w:val="28"/>
          <w:szCs w:val="28"/>
        </w:rPr>
        <w:t>示例的</w:t>
      </w:r>
      <w:del w:id="86" w:author="hmp241506@outlook.com" w:date="2026-08-07T17:19:00Z" w16du:dateUtc="2026-08-07T09:19:00Z">
        <w:r w:rsidR="00000C05" w:rsidRPr="00E07785" w:rsidDel="009A346B">
          <w:rPr>
            <w:rFonts w:eastAsia="楷体"/>
            <w:color w:val="0D0D0D" w:themeColor="text1" w:themeTint="F2"/>
            <w:sz w:val="28"/>
            <w:szCs w:val="28"/>
          </w:rPr>
          <w:delText>音频源分离方法</w:delText>
        </w:r>
      </w:del>
      <w:ins w:id="87"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D0D0D" w:themeColor="text1" w:themeTint="F2"/>
          <w:sz w:val="28"/>
          <w:szCs w:val="28"/>
        </w:rPr>
        <w:t>可知，</w:t>
      </w:r>
      <w:r w:rsidR="00270F20" w:rsidRPr="00E07785">
        <w:rPr>
          <w:rFonts w:eastAsia="楷体"/>
          <w:color w:val="0D0D0D" w:themeColor="text1" w:themeTint="F2"/>
          <w:sz w:val="28"/>
          <w:szCs w:val="28"/>
        </w:rPr>
        <w:t>一方面，通过获取混合音频数据及其对应的纯净源数据，并调用多种预设的源分离算法进行并行推理，同时自动计算各分离结果的客观评估指标及其误差区间，从而建立了一个全面的客观评估基础</w:t>
      </w:r>
      <w:r w:rsidR="00270F20" w:rsidRPr="00E07785">
        <w:rPr>
          <w:rFonts w:eastAsia="楷体" w:hint="eastAsia"/>
          <w:color w:val="0D0D0D" w:themeColor="text1" w:themeTint="F2"/>
          <w:sz w:val="28"/>
          <w:szCs w:val="28"/>
        </w:rPr>
        <w:t>，</w:t>
      </w:r>
      <w:r w:rsidR="00270F20" w:rsidRPr="00E07785">
        <w:rPr>
          <w:rFonts w:eastAsia="楷体"/>
          <w:color w:val="0D0D0D" w:themeColor="text1" w:themeTint="F2"/>
          <w:sz w:val="28"/>
          <w:szCs w:val="28"/>
        </w:rPr>
        <w:t>在此基础上，通过可视化界面呈现分离结果与纯净源数据的波形图和频谱图，使专家能够同步试听并对各声源的分离质量进行主观评分，从而引入了人耳听觉的主观判断维度</w:t>
      </w:r>
      <w:r w:rsidR="00270F20" w:rsidRPr="00E07785">
        <w:rPr>
          <w:rFonts w:eastAsia="楷体" w:hint="eastAsia"/>
          <w:color w:val="0D0D0D" w:themeColor="text1" w:themeTint="F2"/>
          <w:sz w:val="28"/>
          <w:szCs w:val="28"/>
        </w:rPr>
        <w:t>；另一方面，</w:t>
      </w:r>
      <w:r w:rsidR="00270F20" w:rsidRPr="00E07785">
        <w:rPr>
          <w:rFonts w:eastAsia="楷体"/>
          <w:color w:val="0D0D0D" w:themeColor="text1" w:themeTint="F2"/>
          <w:sz w:val="28"/>
          <w:szCs w:val="28"/>
        </w:rPr>
        <w:t>基于主观评分生成单源定向加权损失函数，并结合客观评估指标的误差区间对源分离模型进行梯度回传与增量训练，使得模型能够针对特定声源的分离性能进行优化</w:t>
      </w:r>
      <w:r w:rsidR="00270F20" w:rsidRPr="00E07785">
        <w:rPr>
          <w:rFonts w:eastAsia="楷体" w:hint="eastAsia"/>
          <w:color w:val="0D0D0D" w:themeColor="text1" w:themeTint="F2"/>
          <w:sz w:val="28"/>
          <w:szCs w:val="28"/>
        </w:rPr>
        <w:t>；第三方面，</w:t>
      </w:r>
      <w:r w:rsidR="00270F20" w:rsidRPr="00E07785">
        <w:rPr>
          <w:rFonts w:eastAsia="楷体"/>
          <w:color w:val="0D0D0D" w:themeColor="text1" w:themeTint="F2"/>
          <w:sz w:val="28"/>
          <w:szCs w:val="28"/>
        </w:rPr>
        <w:t>利用优化后的模型处理新的混合音频数据并生成分离后的纯净音轨，实现了从客观评估到主观反馈再到模型迭代的闭环优化。综上，本申请的技术方案克服了现有技术中仅依赖客观指标导致的分离结果与主观听感脱节的问题，显著提升了模型对特定声源的分离精度和实用性</w:t>
      </w:r>
      <w:r w:rsidRPr="00E07785">
        <w:rPr>
          <w:rFonts w:eastAsia="楷体"/>
          <w:color w:val="0D0D0D" w:themeColor="text1" w:themeTint="F2"/>
          <w:sz w:val="28"/>
          <w:szCs w:val="28"/>
        </w:rPr>
        <w:t>。</w:t>
      </w:r>
    </w:p>
    <w:p w14:paraId="0DA9736C" w14:textId="34FDB18B"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lastRenderedPageBreak/>
        <w:t>请参阅附图</w:t>
      </w:r>
      <w:r w:rsidRPr="00E07785">
        <w:rPr>
          <w:rFonts w:eastAsia="楷体"/>
          <w:color w:val="0D0D0D" w:themeColor="text1" w:themeTint="F2"/>
          <w:sz w:val="28"/>
          <w:szCs w:val="28"/>
        </w:rPr>
        <w:t>2</w:t>
      </w:r>
      <w:r w:rsidRPr="00E07785">
        <w:rPr>
          <w:rFonts w:eastAsia="楷体"/>
          <w:color w:val="0D0D0D" w:themeColor="text1" w:themeTint="F2"/>
          <w:sz w:val="28"/>
          <w:szCs w:val="28"/>
        </w:rPr>
        <w:t>，是本申请实施例提供的一种</w:t>
      </w:r>
      <w:del w:id="88" w:author="hmp241506@outlook.com" w:date="2026-08-07T17:20:00Z" w16du:dateUtc="2026-08-07T09:20:00Z">
        <w:r w:rsidR="00000C05" w:rsidRPr="00E07785" w:rsidDel="009A346B">
          <w:rPr>
            <w:rFonts w:eastAsia="楷体"/>
            <w:color w:val="0D0D0D" w:themeColor="text1" w:themeTint="F2"/>
            <w:sz w:val="28"/>
            <w:szCs w:val="28"/>
          </w:rPr>
          <w:delText>音频源分离装置</w:delText>
        </w:r>
      </w:del>
      <w:ins w:id="89" w:author="hmp241506@outlook.com" w:date="2026-08-07T17:20:00Z" w16du:dateUtc="2026-08-07T09:20:00Z">
        <w:r w:rsidR="009A346B">
          <w:rPr>
            <w:rFonts w:eastAsia="楷体"/>
            <w:color w:val="0D0D0D" w:themeColor="text1" w:themeTint="F2"/>
            <w:sz w:val="28"/>
            <w:szCs w:val="28"/>
          </w:rPr>
          <w:t>面向音乐源分离的主客观协同评估系统</w:t>
        </w:r>
      </w:ins>
      <w:r w:rsidRPr="00E07785">
        <w:rPr>
          <w:rFonts w:eastAsia="楷体"/>
          <w:color w:val="0D0D0D" w:themeColor="text1" w:themeTint="F2"/>
          <w:sz w:val="28"/>
          <w:szCs w:val="28"/>
        </w:rPr>
        <w:t>，该</w:t>
      </w:r>
      <w:del w:id="90" w:author="hmp241506@outlook.com" w:date="2026-08-07T17:21:00Z" w16du:dateUtc="2026-08-07T09:21:00Z">
        <w:r w:rsidRPr="00E07785" w:rsidDel="009A346B">
          <w:rPr>
            <w:rFonts w:eastAsia="楷体" w:hint="eastAsia"/>
            <w:color w:val="0D0D0D" w:themeColor="text1" w:themeTint="F2"/>
            <w:kern w:val="2"/>
            <w:sz w:val="28"/>
            <w:szCs w:val="28"/>
          </w:rPr>
          <w:delText>装置</w:delText>
        </w:r>
      </w:del>
      <w:ins w:id="91" w:author="hmp241506@outlook.com" w:date="2026-08-07T17:21:00Z" w16du:dateUtc="2026-08-07T09:21:00Z">
        <w:r w:rsidR="009A346B">
          <w:rPr>
            <w:rFonts w:eastAsia="楷体" w:hint="eastAsia"/>
            <w:color w:val="0D0D0D" w:themeColor="text1" w:themeTint="F2"/>
            <w:kern w:val="2"/>
            <w:sz w:val="28"/>
            <w:szCs w:val="28"/>
          </w:rPr>
          <w:t>系统</w:t>
        </w:r>
      </w:ins>
      <w:r w:rsidRPr="00E07785">
        <w:rPr>
          <w:rFonts w:eastAsia="楷体"/>
          <w:color w:val="0D0D0D" w:themeColor="text1" w:themeTint="F2"/>
          <w:kern w:val="2"/>
          <w:sz w:val="28"/>
          <w:szCs w:val="28"/>
        </w:rPr>
        <w:t>包括</w:t>
      </w:r>
      <w:r w:rsidR="00270F20" w:rsidRPr="00E07785">
        <w:rPr>
          <w:rFonts w:eastAsia="楷体" w:hint="eastAsia"/>
          <w:color w:val="0D0D0D" w:themeColor="text1" w:themeTint="F2"/>
          <w:sz w:val="28"/>
          <w:szCs w:val="28"/>
        </w:rPr>
        <w:t>获取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201</w:t>
      </w:r>
      <w:r w:rsidRPr="00E07785">
        <w:rPr>
          <w:rFonts w:eastAsia="楷体"/>
          <w:color w:val="0D0D0D" w:themeColor="text1" w:themeTint="F2"/>
          <w:sz w:val="28"/>
          <w:szCs w:val="28"/>
        </w:rPr>
        <w:t>、</w:t>
      </w:r>
      <w:r w:rsidR="00270F20" w:rsidRPr="00E07785">
        <w:rPr>
          <w:rFonts w:eastAsia="楷体" w:hint="eastAsia"/>
          <w:color w:val="0D0D0D" w:themeColor="text1" w:themeTint="F2"/>
          <w:sz w:val="28"/>
          <w:szCs w:val="28"/>
        </w:rPr>
        <w:t>计算</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202</w:t>
      </w:r>
      <w:r w:rsidRPr="00E07785">
        <w:rPr>
          <w:rFonts w:eastAsia="楷体"/>
          <w:color w:val="0D0D0D" w:themeColor="text1" w:themeTint="F2"/>
          <w:sz w:val="28"/>
          <w:szCs w:val="28"/>
        </w:rPr>
        <w:t>、</w:t>
      </w:r>
      <w:r w:rsidR="00270F20" w:rsidRPr="00E07785">
        <w:rPr>
          <w:rFonts w:eastAsia="楷体" w:hint="eastAsia"/>
          <w:color w:val="0D0D0D" w:themeColor="text1" w:themeTint="F2"/>
          <w:sz w:val="28"/>
          <w:szCs w:val="28"/>
        </w:rPr>
        <w:t>可视化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203</w:t>
      </w:r>
      <w:r w:rsidR="00270F20" w:rsidRPr="00E07785">
        <w:rPr>
          <w:rFonts w:eastAsia="楷体" w:hint="eastAsia"/>
          <w:color w:val="0D0D0D" w:themeColor="text1" w:themeTint="F2"/>
          <w:sz w:val="28"/>
          <w:szCs w:val="28"/>
        </w:rPr>
        <w:t>、优化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204</w:t>
      </w:r>
      <w:r w:rsidRPr="00E07785">
        <w:rPr>
          <w:rFonts w:eastAsia="楷体"/>
          <w:color w:val="0D0D0D" w:themeColor="text1" w:themeTint="F2"/>
          <w:sz w:val="28"/>
          <w:szCs w:val="28"/>
        </w:rPr>
        <w:t>和</w:t>
      </w:r>
      <w:r w:rsidR="00270F20" w:rsidRPr="00E07785">
        <w:rPr>
          <w:rFonts w:eastAsia="楷体" w:hint="eastAsia"/>
          <w:color w:val="0D0D0D" w:themeColor="text1" w:themeTint="F2"/>
          <w:sz w:val="28"/>
          <w:szCs w:val="28"/>
        </w:rPr>
        <w:t>生成</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205</w:t>
      </w:r>
      <w:r w:rsidRPr="00E07785">
        <w:rPr>
          <w:rFonts w:eastAsia="楷体"/>
          <w:color w:val="0D0D0D" w:themeColor="text1" w:themeTint="F2"/>
          <w:sz w:val="28"/>
          <w:szCs w:val="28"/>
        </w:rPr>
        <w:t>，详述如下：</w:t>
      </w:r>
    </w:p>
    <w:p w14:paraId="2D131CA1" w14:textId="41F5D3C9" w:rsidR="00270F20" w:rsidRPr="00E07785" w:rsidRDefault="00270F20" w:rsidP="00270F20">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获取</w:t>
      </w:r>
      <w:r w:rsidRPr="00E07785">
        <w:rPr>
          <w:rFonts w:eastAsia="楷体"/>
          <w:color w:val="0D0D0D" w:themeColor="text1" w:themeTint="F2"/>
          <w:sz w:val="28"/>
          <w:szCs w:val="28"/>
        </w:rPr>
        <w:t>模块</w:t>
      </w:r>
      <w:r w:rsidRPr="00E07785">
        <w:rPr>
          <w:rFonts w:eastAsia="楷体" w:hint="eastAsia"/>
          <w:color w:val="0D0D0D" w:themeColor="text1" w:themeTint="F2"/>
          <w:sz w:val="28"/>
          <w:szCs w:val="28"/>
        </w:rPr>
        <w:t>201</w:t>
      </w:r>
      <w:r w:rsidRPr="00E07785">
        <w:rPr>
          <w:rFonts w:eastAsia="楷体"/>
          <w:color w:val="0D0D0D" w:themeColor="text1" w:themeTint="F2"/>
          <w:sz w:val="28"/>
          <w:szCs w:val="28"/>
        </w:rPr>
        <w:t>，用于</w:t>
      </w:r>
      <w:r w:rsidRPr="00E07785">
        <w:rPr>
          <w:rFonts w:eastAsia="楷体"/>
          <w:color w:val="000000" w:themeColor="text1"/>
          <w:sz w:val="28"/>
          <w:szCs w:val="28"/>
        </w:rPr>
        <w:t>获取混合音频数据及其对应的纯净源数据；</w:t>
      </w:r>
    </w:p>
    <w:p w14:paraId="513E1D56" w14:textId="3AA1BB2C" w:rsidR="00270F20" w:rsidRPr="00E07785" w:rsidRDefault="00270F20" w:rsidP="00270F20">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计算</w:t>
      </w:r>
      <w:r w:rsidRPr="00E07785">
        <w:rPr>
          <w:rFonts w:eastAsia="楷体"/>
          <w:color w:val="0D0D0D" w:themeColor="text1" w:themeTint="F2"/>
          <w:sz w:val="28"/>
          <w:szCs w:val="28"/>
        </w:rPr>
        <w:t>模块</w:t>
      </w:r>
      <w:r w:rsidRPr="00E07785">
        <w:rPr>
          <w:rFonts w:eastAsia="楷体" w:hint="eastAsia"/>
          <w:color w:val="0D0D0D" w:themeColor="text1" w:themeTint="F2"/>
          <w:sz w:val="28"/>
          <w:szCs w:val="28"/>
        </w:rPr>
        <w:t>202</w:t>
      </w:r>
      <w:r w:rsidRPr="00E07785">
        <w:rPr>
          <w:rFonts w:eastAsia="楷体"/>
          <w:color w:val="0D0D0D" w:themeColor="text1" w:themeTint="F2"/>
          <w:sz w:val="28"/>
          <w:szCs w:val="28"/>
        </w:rPr>
        <w:t>，用于</w:t>
      </w:r>
      <w:r w:rsidRPr="00E07785">
        <w:rPr>
          <w:rFonts w:eastAsia="楷体"/>
          <w:color w:val="000000" w:themeColor="text1"/>
          <w:sz w:val="28"/>
          <w:szCs w:val="28"/>
        </w:rPr>
        <w:t>调用多种预设的源分离算法对混合音频数据进行并行推理，得到各算法的分离结果，并自动计算各分离结果的客观评估指标及其误差区间，</w:t>
      </w:r>
      <w:r w:rsidRPr="00E07785">
        <w:rPr>
          <w:rFonts w:eastAsia="楷体" w:hint="eastAsia"/>
          <w:color w:val="000000" w:themeColor="text1"/>
          <w:sz w:val="28"/>
          <w:szCs w:val="28"/>
        </w:rPr>
        <w:t>其中，</w:t>
      </w:r>
      <w:r w:rsidRPr="00E07785">
        <w:rPr>
          <w:rFonts w:eastAsia="楷体"/>
          <w:color w:val="000000" w:themeColor="text1"/>
          <w:sz w:val="28"/>
          <w:szCs w:val="28"/>
        </w:rPr>
        <w:t>并行推理包括对混合音频数据进行语音分析、语音识别和语音处理中的至少一种处理方式；</w:t>
      </w:r>
    </w:p>
    <w:p w14:paraId="56F845B5" w14:textId="5AFE8EBB" w:rsidR="00270F20" w:rsidRPr="00E07785" w:rsidRDefault="00270F20" w:rsidP="00270F20">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可视化</w:t>
      </w:r>
      <w:r w:rsidRPr="00E07785">
        <w:rPr>
          <w:rFonts w:eastAsia="楷体"/>
          <w:color w:val="0D0D0D" w:themeColor="text1" w:themeTint="F2"/>
          <w:sz w:val="28"/>
          <w:szCs w:val="28"/>
        </w:rPr>
        <w:t>模块</w:t>
      </w:r>
      <w:r w:rsidRPr="00E07785">
        <w:rPr>
          <w:rFonts w:eastAsia="楷体" w:hint="eastAsia"/>
          <w:color w:val="0D0D0D" w:themeColor="text1" w:themeTint="F2"/>
          <w:sz w:val="28"/>
          <w:szCs w:val="28"/>
        </w:rPr>
        <w:t>203</w:t>
      </w:r>
      <w:r w:rsidRPr="00E07785">
        <w:rPr>
          <w:rFonts w:eastAsia="楷体"/>
          <w:color w:val="0D0D0D" w:themeColor="text1" w:themeTint="F2"/>
          <w:sz w:val="28"/>
          <w:szCs w:val="28"/>
        </w:rPr>
        <w:t>，用于</w:t>
      </w:r>
      <w:r w:rsidRPr="00E07785">
        <w:rPr>
          <w:rFonts w:eastAsia="楷体"/>
          <w:color w:val="000000" w:themeColor="text1"/>
          <w:sz w:val="28"/>
          <w:szCs w:val="28"/>
        </w:rPr>
        <w:t>通过可视化界面呈现分离结果与纯净源数据的波形图和频谱图，以供专家进行同步试听并对各声源的分离质量进行主观评分；</w:t>
      </w:r>
    </w:p>
    <w:p w14:paraId="0D9705F3" w14:textId="32C36AF4" w:rsidR="00270F20" w:rsidRPr="00E07785" w:rsidRDefault="00270F20" w:rsidP="00270F20">
      <w:pPr>
        <w:spacing w:line="360" w:lineRule="auto"/>
        <w:ind w:firstLineChars="200" w:firstLine="560"/>
        <w:rPr>
          <w:rFonts w:eastAsia="楷体"/>
          <w:color w:val="000000" w:themeColor="text1"/>
          <w:sz w:val="28"/>
          <w:szCs w:val="28"/>
        </w:rPr>
      </w:pPr>
      <w:r w:rsidRPr="00E07785">
        <w:rPr>
          <w:rFonts w:eastAsia="楷体" w:hint="eastAsia"/>
          <w:color w:val="0D0D0D" w:themeColor="text1" w:themeTint="F2"/>
          <w:sz w:val="28"/>
          <w:szCs w:val="28"/>
        </w:rPr>
        <w:t>优化</w:t>
      </w:r>
      <w:r w:rsidRPr="00E07785">
        <w:rPr>
          <w:rFonts w:eastAsia="楷体"/>
          <w:color w:val="0D0D0D" w:themeColor="text1" w:themeTint="F2"/>
          <w:sz w:val="28"/>
          <w:szCs w:val="28"/>
        </w:rPr>
        <w:t>模块</w:t>
      </w:r>
      <w:r w:rsidRPr="00E07785">
        <w:rPr>
          <w:rFonts w:eastAsia="楷体" w:hint="eastAsia"/>
          <w:color w:val="0D0D0D" w:themeColor="text1" w:themeTint="F2"/>
          <w:sz w:val="28"/>
          <w:szCs w:val="28"/>
        </w:rPr>
        <w:t>204</w:t>
      </w:r>
      <w:r w:rsidRPr="00E07785">
        <w:rPr>
          <w:rFonts w:eastAsia="楷体"/>
          <w:color w:val="0D0D0D" w:themeColor="text1" w:themeTint="F2"/>
          <w:sz w:val="28"/>
          <w:szCs w:val="28"/>
        </w:rPr>
        <w:t>，用于</w:t>
      </w:r>
      <w:r w:rsidRPr="00E07785">
        <w:rPr>
          <w:rFonts w:eastAsia="楷体"/>
          <w:color w:val="000000" w:themeColor="text1"/>
          <w:sz w:val="28"/>
          <w:szCs w:val="28"/>
        </w:rPr>
        <w:t>基于主观评分生成单源定向加权损失函数，并结合客观评估指标的误差区间，对源分离模型进行梯度回传与增量训练，以优化模型对特定声源的分离性能；</w:t>
      </w:r>
    </w:p>
    <w:p w14:paraId="6A965AE6" w14:textId="267619AB" w:rsidR="00921D7A" w:rsidRPr="00E07785" w:rsidRDefault="00270F20" w:rsidP="00270F2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hint="eastAsia"/>
          <w:color w:val="0D0D0D" w:themeColor="text1" w:themeTint="F2"/>
          <w:sz w:val="28"/>
          <w:szCs w:val="28"/>
        </w:rPr>
        <w:t>生成</w:t>
      </w:r>
      <w:r w:rsidRPr="00E07785">
        <w:rPr>
          <w:rFonts w:eastAsia="楷体"/>
          <w:color w:val="0D0D0D" w:themeColor="text1" w:themeTint="F2"/>
          <w:sz w:val="28"/>
          <w:szCs w:val="28"/>
        </w:rPr>
        <w:t>模块</w:t>
      </w:r>
      <w:r w:rsidRPr="00E07785">
        <w:rPr>
          <w:rFonts w:eastAsia="楷体" w:hint="eastAsia"/>
          <w:color w:val="0D0D0D" w:themeColor="text1" w:themeTint="F2"/>
          <w:sz w:val="28"/>
          <w:szCs w:val="28"/>
        </w:rPr>
        <w:t>205</w:t>
      </w:r>
      <w:r w:rsidRPr="00E07785">
        <w:rPr>
          <w:rFonts w:eastAsia="楷体"/>
          <w:color w:val="0D0D0D" w:themeColor="text1" w:themeTint="F2"/>
          <w:sz w:val="28"/>
          <w:szCs w:val="28"/>
        </w:rPr>
        <w:t>，用于</w:t>
      </w:r>
      <w:r w:rsidRPr="00E07785">
        <w:rPr>
          <w:rFonts w:eastAsia="楷体"/>
          <w:color w:val="000000" w:themeColor="text1"/>
          <w:sz w:val="28"/>
          <w:szCs w:val="28"/>
        </w:rPr>
        <w:t>利用优化后的源分离模型处理新的混合音频数据，生成分离后的纯净音轨，</w:t>
      </w:r>
      <w:r w:rsidRPr="00E07785">
        <w:rPr>
          <w:rFonts w:eastAsia="楷体" w:hint="eastAsia"/>
          <w:color w:val="000000" w:themeColor="text1"/>
          <w:sz w:val="28"/>
          <w:szCs w:val="28"/>
        </w:rPr>
        <w:t>其中，</w:t>
      </w:r>
      <w:r w:rsidRPr="00E07785">
        <w:rPr>
          <w:rFonts w:eastAsia="楷体"/>
          <w:color w:val="000000" w:themeColor="text1"/>
          <w:sz w:val="28"/>
          <w:szCs w:val="28"/>
        </w:rPr>
        <w:t>处理新的混合音频数据至少包括对新的混合音频数据进行音频编码或解码</w:t>
      </w:r>
      <w:r w:rsidR="00C66499" w:rsidRPr="00E07785">
        <w:rPr>
          <w:rFonts w:eastAsia="楷体"/>
          <w:color w:val="0D0D0D" w:themeColor="text1" w:themeTint="F2"/>
          <w:sz w:val="28"/>
          <w:szCs w:val="28"/>
        </w:rPr>
        <w:t>。</w:t>
      </w:r>
    </w:p>
    <w:p w14:paraId="252A1DC5" w14:textId="74A2D094"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从上述图</w:t>
      </w:r>
      <w:r w:rsidRPr="00E07785">
        <w:rPr>
          <w:rFonts w:eastAsia="楷体"/>
          <w:color w:val="0D0D0D" w:themeColor="text1" w:themeTint="F2"/>
          <w:sz w:val="28"/>
          <w:szCs w:val="28"/>
        </w:rPr>
        <w:t>2</w:t>
      </w:r>
      <w:r w:rsidRPr="00E07785">
        <w:rPr>
          <w:rFonts w:eastAsia="楷体"/>
          <w:color w:val="0D0D0D" w:themeColor="text1" w:themeTint="F2"/>
          <w:sz w:val="28"/>
          <w:szCs w:val="28"/>
        </w:rPr>
        <w:t>示例的</w:t>
      </w:r>
      <w:del w:id="92" w:author="hmp241506@outlook.com" w:date="2026-08-07T17:20:00Z" w16du:dateUtc="2026-08-07T09:20:00Z">
        <w:r w:rsidR="00000C05" w:rsidRPr="00E07785" w:rsidDel="009A346B">
          <w:rPr>
            <w:rFonts w:eastAsia="楷体"/>
            <w:color w:val="0D0D0D" w:themeColor="text1" w:themeTint="F2"/>
            <w:sz w:val="28"/>
            <w:szCs w:val="28"/>
          </w:rPr>
          <w:delText>音频源分离装置</w:delText>
        </w:r>
      </w:del>
      <w:ins w:id="93" w:author="hmp241506@outlook.com" w:date="2026-08-07T17:20:00Z" w16du:dateUtc="2026-08-07T09:20:00Z">
        <w:r w:rsidR="009A346B">
          <w:rPr>
            <w:rFonts w:eastAsia="楷体"/>
            <w:color w:val="0D0D0D" w:themeColor="text1" w:themeTint="F2"/>
            <w:sz w:val="28"/>
            <w:szCs w:val="28"/>
          </w:rPr>
          <w:t>面向音乐源分离的主客观协同评估系统</w:t>
        </w:r>
      </w:ins>
      <w:r w:rsidRPr="00E07785">
        <w:rPr>
          <w:rFonts w:eastAsia="楷体"/>
          <w:color w:val="0D0D0D" w:themeColor="text1" w:themeTint="F2"/>
          <w:sz w:val="28"/>
          <w:szCs w:val="28"/>
        </w:rPr>
        <w:t>可知，</w:t>
      </w:r>
      <w:r w:rsidR="00270F20" w:rsidRPr="00E07785">
        <w:rPr>
          <w:rFonts w:eastAsia="楷体"/>
          <w:color w:val="0D0D0D" w:themeColor="text1" w:themeTint="F2"/>
          <w:sz w:val="28"/>
          <w:szCs w:val="28"/>
        </w:rPr>
        <w:t>一方面，通过获取混合音频数据及其对应的纯净源数据，并调用多种预设的源分离算法进行并行推理，同时自动计算各分离结果的客观评估指标及其误差区间，从而建立了一个全面的客观评估基础</w:t>
      </w:r>
      <w:r w:rsidR="00270F20" w:rsidRPr="00E07785">
        <w:rPr>
          <w:rFonts w:eastAsia="楷体" w:hint="eastAsia"/>
          <w:color w:val="0D0D0D" w:themeColor="text1" w:themeTint="F2"/>
          <w:sz w:val="28"/>
          <w:szCs w:val="28"/>
        </w:rPr>
        <w:t>，</w:t>
      </w:r>
      <w:r w:rsidR="00270F20" w:rsidRPr="00E07785">
        <w:rPr>
          <w:rFonts w:eastAsia="楷体"/>
          <w:color w:val="0D0D0D" w:themeColor="text1" w:themeTint="F2"/>
          <w:sz w:val="28"/>
          <w:szCs w:val="28"/>
        </w:rPr>
        <w:t>在此基础上，通过可视化界面呈现分离结果与纯净源数据的波形图和频谱图，使专家能够同步试听并对各声源的分离质量进行主观评分，从而引入了人耳听觉的主观判断维度</w:t>
      </w:r>
      <w:r w:rsidR="00270F20" w:rsidRPr="00E07785">
        <w:rPr>
          <w:rFonts w:eastAsia="楷体" w:hint="eastAsia"/>
          <w:color w:val="0D0D0D" w:themeColor="text1" w:themeTint="F2"/>
          <w:sz w:val="28"/>
          <w:szCs w:val="28"/>
        </w:rPr>
        <w:t>；另一方面，</w:t>
      </w:r>
      <w:r w:rsidR="00270F20" w:rsidRPr="00E07785">
        <w:rPr>
          <w:rFonts w:eastAsia="楷体"/>
          <w:color w:val="0D0D0D" w:themeColor="text1" w:themeTint="F2"/>
          <w:sz w:val="28"/>
          <w:szCs w:val="28"/>
        </w:rPr>
        <w:t>基于主观评分生成单源定向加权损失函数，并结合客观评估指标的误差区间对源</w:t>
      </w:r>
      <w:r w:rsidR="00270F20" w:rsidRPr="00E07785">
        <w:rPr>
          <w:rFonts w:eastAsia="楷体"/>
          <w:color w:val="0D0D0D" w:themeColor="text1" w:themeTint="F2"/>
          <w:sz w:val="28"/>
          <w:szCs w:val="28"/>
        </w:rPr>
        <w:lastRenderedPageBreak/>
        <w:t>分离模型进行梯度回传与增量训练，使得模型能够针对特定声源的分离性能进行优化</w:t>
      </w:r>
      <w:r w:rsidR="00270F20" w:rsidRPr="00E07785">
        <w:rPr>
          <w:rFonts w:eastAsia="楷体" w:hint="eastAsia"/>
          <w:color w:val="0D0D0D" w:themeColor="text1" w:themeTint="F2"/>
          <w:sz w:val="28"/>
          <w:szCs w:val="28"/>
        </w:rPr>
        <w:t>；第三方面，</w:t>
      </w:r>
      <w:r w:rsidR="00270F20" w:rsidRPr="00E07785">
        <w:rPr>
          <w:rFonts w:eastAsia="楷体"/>
          <w:color w:val="0D0D0D" w:themeColor="text1" w:themeTint="F2"/>
          <w:sz w:val="28"/>
          <w:szCs w:val="28"/>
        </w:rPr>
        <w:t>利用优化后的模型处理新的混合音频数据并生成分离后的纯净音轨，实现了从客观评估到主观反馈再到模型迭代的闭环优化。综上，本申请的技术方案克服了现有技术中仅依赖客观指标导致的分离结果与主观听感脱节的问题，显著提升了模型对特定声源的分离精度和实用性</w:t>
      </w:r>
      <w:r w:rsidRPr="00E07785">
        <w:rPr>
          <w:rFonts w:eastAsia="楷体"/>
          <w:color w:val="0D0D0D" w:themeColor="text1" w:themeTint="F2"/>
          <w:sz w:val="28"/>
          <w:szCs w:val="28"/>
        </w:rPr>
        <w:t>。</w:t>
      </w:r>
    </w:p>
    <w:p w14:paraId="08F91497" w14:textId="55979D03"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图</w:t>
      </w:r>
      <w:r w:rsidRPr="00E07785">
        <w:rPr>
          <w:rFonts w:eastAsia="楷体"/>
          <w:color w:val="0D0D0D" w:themeColor="text1" w:themeTint="F2"/>
          <w:sz w:val="28"/>
          <w:szCs w:val="28"/>
        </w:rPr>
        <w:t>3</w:t>
      </w:r>
      <w:r w:rsidRPr="00E07785">
        <w:rPr>
          <w:rFonts w:eastAsia="楷体"/>
          <w:color w:val="0D0D0D" w:themeColor="text1" w:themeTint="F2"/>
          <w:sz w:val="28"/>
          <w:szCs w:val="28"/>
        </w:rPr>
        <w:t>是本申请一实施例提供的电子设备的结构示意图。如图</w:t>
      </w:r>
      <w:r w:rsidRPr="00E07785">
        <w:rPr>
          <w:rFonts w:eastAsia="楷体"/>
          <w:color w:val="0D0D0D" w:themeColor="text1" w:themeTint="F2"/>
          <w:sz w:val="28"/>
          <w:szCs w:val="28"/>
        </w:rPr>
        <w:t>3</w:t>
      </w:r>
      <w:r w:rsidRPr="00E07785">
        <w:rPr>
          <w:rFonts w:eastAsia="楷体"/>
          <w:color w:val="0D0D0D" w:themeColor="text1" w:themeTint="F2"/>
          <w:sz w:val="28"/>
          <w:szCs w:val="28"/>
        </w:rPr>
        <w:t>所示，该实施例的电子设备</w:t>
      </w:r>
      <w:r w:rsidRPr="00E07785">
        <w:rPr>
          <w:rFonts w:eastAsia="楷体"/>
          <w:color w:val="0D0D0D" w:themeColor="text1" w:themeTint="F2"/>
          <w:sz w:val="28"/>
          <w:szCs w:val="28"/>
        </w:rPr>
        <w:t>3</w:t>
      </w:r>
      <w:r w:rsidRPr="00E07785">
        <w:rPr>
          <w:rFonts w:eastAsia="楷体"/>
          <w:color w:val="0D0D0D" w:themeColor="text1" w:themeTint="F2"/>
          <w:sz w:val="28"/>
          <w:szCs w:val="28"/>
        </w:rPr>
        <w:t>主要包括：处理器</w:t>
      </w:r>
      <w:r w:rsidRPr="00E07785">
        <w:rPr>
          <w:rFonts w:eastAsia="楷体"/>
          <w:color w:val="0D0D0D" w:themeColor="text1" w:themeTint="F2"/>
          <w:sz w:val="28"/>
          <w:szCs w:val="28"/>
        </w:rPr>
        <w:t>30</w:t>
      </w:r>
      <w:r w:rsidRPr="00E07785">
        <w:rPr>
          <w:rFonts w:eastAsia="楷体"/>
          <w:color w:val="0D0D0D" w:themeColor="text1" w:themeTint="F2"/>
          <w:sz w:val="28"/>
          <w:szCs w:val="28"/>
        </w:rPr>
        <w:t>、存储器</w:t>
      </w:r>
      <w:r w:rsidRPr="00E07785">
        <w:rPr>
          <w:rFonts w:eastAsia="楷体"/>
          <w:color w:val="0D0D0D" w:themeColor="text1" w:themeTint="F2"/>
          <w:sz w:val="28"/>
          <w:szCs w:val="28"/>
        </w:rPr>
        <w:t>31</w:t>
      </w:r>
      <w:r w:rsidRPr="00E07785">
        <w:rPr>
          <w:rFonts w:eastAsia="楷体"/>
          <w:color w:val="0D0D0D" w:themeColor="text1" w:themeTint="F2"/>
          <w:sz w:val="28"/>
          <w:szCs w:val="28"/>
        </w:rPr>
        <w:t>以及存储在存储器</w:t>
      </w:r>
      <w:r w:rsidRPr="00E07785">
        <w:rPr>
          <w:rFonts w:eastAsia="楷体"/>
          <w:color w:val="0D0D0D" w:themeColor="text1" w:themeTint="F2"/>
          <w:sz w:val="28"/>
          <w:szCs w:val="28"/>
        </w:rPr>
        <w:t>31</w:t>
      </w:r>
      <w:r w:rsidRPr="00E07785">
        <w:rPr>
          <w:rFonts w:eastAsia="楷体"/>
          <w:color w:val="0D0D0D" w:themeColor="text1" w:themeTint="F2"/>
          <w:sz w:val="28"/>
          <w:szCs w:val="28"/>
        </w:rPr>
        <w:t>中并可在处理器</w:t>
      </w:r>
      <w:r w:rsidRPr="00E07785">
        <w:rPr>
          <w:rFonts w:eastAsia="楷体"/>
          <w:color w:val="0D0D0D" w:themeColor="text1" w:themeTint="F2"/>
          <w:sz w:val="28"/>
          <w:szCs w:val="28"/>
        </w:rPr>
        <w:t>30</w:t>
      </w:r>
      <w:r w:rsidRPr="00E07785">
        <w:rPr>
          <w:rFonts w:eastAsia="楷体"/>
          <w:color w:val="0D0D0D" w:themeColor="text1" w:themeTint="F2"/>
          <w:sz w:val="28"/>
          <w:szCs w:val="28"/>
        </w:rPr>
        <w:t>上运行的计算机程序</w:t>
      </w:r>
      <w:r w:rsidRPr="00E07785">
        <w:rPr>
          <w:rFonts w:eastAsia="楷体"/>
          <w:color w:val="0D0D0D" w:themeColor="text1" w:themeTint="F2"/>
          <w:sz w:val="28"/>
          <w:szCs w:val="28"/>
        </w:rPr>
        <w:t>32</w:t>
      </w:r>
      <w:r w:rsidRPr="00E07785">
        <w:rPr>
          <w:rFonts w:eastAsia="楷体"/>
          <w:color w:val="0D0D0D" w:themeColor="text1" w:themeTint="F2"/>
          <w:sz w:val="28"/>
          <w:szCs w:val="28"/>
        </w:rPr>
        <w:t>，例如</w:t>
      </w:r>
      <w:del w:id="94" w:author="hmp241506@outlook.com" w:date="2026-08-07T17:19:00Z" w16du:dateUtc="2026-08-07T09:19:00Z">
        <w:r w:rsidR="00000C05" w:rsidRPr="00E07785" w:rsidDel="009A346B">
          <w:rPr>
            <w:rFonts w:eastAsia="楷体"/>
            <w:color w:val="0D0D0D" w:themeColor="text1" w:themeTint="F2"/>
            <w:sz w:val="28"/>
            <w:szCs w:val="28"/>
          </w:rPr>
          <w:delText>音频源分离方法</w:delText>
        </w:r>
      </w:del>
      <w:ins w:id="95"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D0D0D" w:themeColor="text1" w:themeTint="F2"/>
          <w:sz w:val="28"/>
          <w:szCs w:val="28"/>
        </w:rPr>
        <w:t>的程序。处理器</w:t>
      </w:r>
      <w:r w:rsidRPr="00E07785">
        <w:rPr>
          <w:rFonts w:eastAsia="楷体"/>
          <w:color w:val="0D0D0D" w:themeColor="text1" w:themeTint="F2"/>
          <w:sz w:val="28"/>
          <w:szCs w:val="28"/>
        </w:rPr>
        <w:t>30</w:t>
      </w:r>
      <w:r w:rsidRPr="00E07785">
        <w:rPr>
          <w:rFonts w:eastAsia="楷体"/>
          <w:color w:val="0D0D0D" w:themeColor="text1" w:themeTint="F2"/>
          <w:sz w:val="28"/>
          <w:szCs w:val="28"/>
        </w:rPr>
        <w:t>执行计算机程序</w:t>
      </w:r>
      <w:r w:rsidRPr="00E07785">
        <w:rPr>
          <w:rFonts w:eastAsia="楷体"/>
          <w:color w:val="0D0D0D" w:themeColor="text1" w:themeTint="F2"/>
          <w:sz w:val="28"/>
          <w:szCs w:val="28"/>
        </w:rPr>
        <w:t>32</w:t>
      </w:r>
      <w:r w:rsidRPr="00E07785">
        <w:rPr>
          <w:rFonts w:eastAsia="楷体"/>
          <w:color w:val="0D0D0D" w:themeColor="text1" w:themeTint="F2"/>
          <w:sz w:val="28"/>
          <w:szCs w:val="28"/>
        </w:rPr>
        <w:t>时实现上述</w:t>
      </w:r>
      <w:del w:id="96" w:author="hmp241506@outlook.com" w:date="2026-08-07T17:19:00Z" w16du:dateUtc="2026-08-07T09:19:00Z">
        <w:r w:rsidR="00000C05" w:rsidRPr="00E07785" w:rsidDel="009A346B">
          <w:rPr>
            <w:rFonts w:eastAsia="楷体"/>
            <w:color w:val="0D0D0D" w:themeColor="text1" w:themeTint="F2"/>
            <w:sz w:val="28"/>
            <w:szCs w:val="28"/>
          </w:rPr>
          <w:delText>音频源分离方法</w:delText>
        </w:r>
      </w:del>
      <w:ins w:id="97"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D0D0D" w:themeColor="text1" w:themeTint="F2"/>
          <w:sz w:val="28"/>
          <w:szCs w:val="28"/>
        </w:rPr>
        <w:t>实施例中的步骤，例如图</w:t>
      </w:r>
      <w:r w:rsidRPr="00E07785">
        <w:rPr>
          <w:rFonts w:eastAsia="楷体"/>
          <w:color w:val="0D0D0D" w:themeColor="text1" w:themeTint="F2"/>
          <w:sz w:val="28"/>
          <w:szCs w:val="28"/>
        </w:rPr>
        <w:t>1</w:t>
      </w:r>
      <w:r w:rsidRPr="00E07785">
        <w:rPr>
          <w:rFonts w:eastAsia="楷体"/>
          <w:color w:val="0D0D0D" w:themeColor="text1" w:themeTint="F2"/>
          <w:sz w:val="28"/>
          <w:szCs w:val="28"/>
        </w:rPr>
        <w:t>所示的步骤</w:t>
      </w:r>
      <w:r w:rsidRPr="00E07785">
        <w:rPr>
          <w:rFonts w:eastAsia="楷体"/>
          <w:color w:val="0D0D0D" w:themeColor="text1" w:themeTint="F2"/>
          <w:sz w:val="28"/>
          <w:szCs w:val="28"/>
        </w:rPr>
        <w:t>S1</w:t>
      </w:r>
      <w:r w:rsidRPr="00E07785">
        <w:rPr>
          <w:rFonts w:eastAsia="楷体"/>
          <w:color w:val="0D0D0D" w:themeColor="text1" w:themeTint="F2"/>
          <w:sz w:val="28"/>
          <w:szCs w:val="28"/>
        </w:rPr>
        <w:t>至</w:t>
      </w:r>
      <w:r w:rsidRPr="00E07785">
        <w:rPr>
          <w:rFonts w:eastAsia="楷体" w:hint="eastAsia"/>
          <w:color w:val="0D0D0D" w:themeColor="text1" w:themeTint="F2"/>
          <w:sz w:val="28"/>
          <w:szCs w:val="28"/>
        </w:rPr>
        <w:t>步骤</w:t>
      </w:r>
      <w:r w:rsidRPr="00E07785">
        <w:rPr>
          <w:rFonts w:eastAsia="楷体"/>
          <w:color w:val="0D0D0D" w:themeColor="text1" w:themeTint="F2"/>
          <w:sz w:val="28"/>
          <w:szCs w:val="28"/>
        </w:rPr>
        <w:t>S</w:t>
      </w:r>
      <w:r w:rsidR="00270F20" w:rsidRPr="00E07785">
        <w:rPr>
          <w:rFonts w:eastAsia="楷体" w:hint="eastAsia"/>
          <w:color w:val="0D0D0D" w:themeColor="text1" w:themeTint="F2"/>
          <w:sz w:val="28"/>
          <w:szCs w:val="28"/>
        </w:rPr>
        <w:t>5</w:t>
      </w:r>
      <w:r w:rsidRPr="00E07785">
        <w:rPr>
          <w:rFonts w:eastAsia="楷体"/>
          <w:color w:val="0D0D0D" w:themeColor="text1" w:themeTint="F2"/>
          <w:sz w:val="28"/>
          <w:szCs w:val="28"/>
        </w:rPr>
        <w:t>。或者，处理器</w:t>
      </w:r>
      <w:r w:rsidRPr="00E07785">
        <w:rPr>
          <w:rFonts w:eastAsia="楷体"/>
          <w:color w:val="0D0D0D" w:themeColor="text1" w:themeTint="F2"/>
          <w:sz w:val="28"/>
          <w:szCs w:val="28"/>
        </w:rPr>
        <w:t>30</w:t>
      </w:r>
      <w:r w:rsidRPr="00E07785">
        <w:rPr>
          <w:rFonts w:eastAsia="楷体"/>
          <w:color w:val="0D0D0D" w:themeColor="text1" w:themeTint="F2"/>
          <w:sz w:val="28"/>
          <w:szCs w:val="28"/>
        </w:rPr>
        <w:t>执行计算机程序</w:t>
      </w:r>
      <w:r w:rsidRPr="00E07785">
        <w:rPr>
          <w:rFonts w:eastAsia="楷体"/>
          <w:color w:val="0D0D0D" w:themeColor="text1" w:themeTint="F2"/>
          <w:sz w:val="28"/>
          <w:szCs w:val="28"/>
        </w:rPr>
        <w:t>32</w:t>
      </w:r>
      <w:r w:rsidRPr="00E07785">
        <w:rPr>
          <w:rFonts w:eastAsia="楷体"/>
          <w:color w:val="0D0D0D" w:themeColor="text1" w:themeTint="F2"/>
          <w:sz w:val="28"/>
          <w:szCs w:val="28"/>
        </w:rPr>
        <w:t>时实现上述各</w:t>
      </w:r>
      <w:del w:id="98" w:author="hmp241506@outlook.com" w:date="2026-08-07T17:21:00Z" w16du:dateUtc="2026-08-07T09:21:00Z">
        <w:r w:rsidRPr="00E07785" w:rsidDel="009A346B">
          <w:rPr>
            <w:rFonts w:eastAsia="楷体" w:hint="eastAsia"/>
            <w:color w:val="0D0D0D" w:themeColor="text1" w:themeTint="F2"/>
            <w:sz w:val="28"/>
            <w:szCs w:val="28"/>
          </w:rPr>
          <w:delText>装置</w:delText>
        </w:r>
      </w:del>
      <w:ins w:id="99" w:author="hmp241506@outlook.com" w:date="2026-08-07T17:21:00Z" w16du:dateUtc="2026-08-07T09:21:00Z">
        <w:r w:rsidR="009A346B">
          <w:rPr>
            <w:rFonts w:eastAsia="楷体" w:hint="eastAsia"/>
            <w:color w:val="0D0D0D" w:themeColor="text1" w:themeTint="F2"/>
            <w:sz w:val="28"/>
            <w:szCs w:val="28"/>
          </w:rPr>
          <w:t>系统</w:t>
        </w:r>
      </w:ins>
      <w:r w:rsidRPr="00E07785">
        <w:rPr>
          <w:rFonts w:eastAsia="楷体"/>
          <w:color w:val="0D0D0D" w:themeColor="text1" w:themeTint="F2"/>
          <w:sz w:val="28"/>
          <w:szCs w:val="28"/>
        </w:rPr>
        <w:t>实施例中各模块</w:t>
      </w:r>
      <w:r w:rsidRPr="00E07785">
        <w:rPr>
          <w:rFonts w:eastAsia="楷体"/>
          <w:color w:val="0D0D0D" w:themeColor="text1" w:themeTint="F2"/>
          <w:sz w:val="28"/>
          <w:szCs w:val="28"/>
        </w:rPr>
        <w:t>/</w:t>
      </w:r>
      <w:r w:rsidRPr="00E07785">
        <w:rPr>
          <w:rFonts w:eastAsia="楷体"/>
          <w:color w:val="0D0D0D" w:themeColor="text1" w:themeTint="F2"/>
          <w:sz w:val="28"/>
          <w:szCs w:val="28"/>
        </w:rPr>
        <w:t>单元的功能，例如图</w:t>
      </w:r>
      <w:r w:rsidRPr="00E07785">
        <w:rPr>
          <w:rFonts w:eastAsia="楷体"/>
          <w:color w:val="0D0D0D" w:themeColor="text1" w:themeTint="F2"/>
          <w:sz w:val="28"/>
          <w:szCs w:val="28"/>
        </w:rPr>
        <w:t>2</w:t>
      </w:r>
      <w:r w:rsidRPr="00E07785">
        <w:rPr>
          <w:rFonts w:eastAsia="楷体"/>
          <w:color w:val="0D0D0D" w:themeColor="text1" w:themeTint="F2"/>
          <w:sz w:val="28"/>
          <w:szCs w:val="28"/>
        </w:rPr>
        <w:t>所示</w:t>
      </w:r>
      <w:r w:rsidR="00270F20" w:rsidRPr="00E07785">
        <w:rPr>
          <w:rFonts w:eastAsia="楷体" w:hint="eastAsia"/>
          <w:color w:val="0D0D0D" w:themeColor="text1" w:themeTint="F2"/>
          <w:sz w:val="28"/>
          <w:szCs w:val="28"/>
        </w:rPr>
        <w:t>获取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201</w:t>
      </w:r>
      <w:r w:rsidR="00270F20" w:rsidRPr="00E07785">
        <w:rPr>
          <w:rFonts w:eastAsia="楷体"/>
          <w:color w:val="0D0D0D" w:themeColor="text1" w:themeTint="F2"/>
          <w:sz w:val="28"/>
          <w:szCs w:val="28"/>
        </w:rPr>
        <w:t>、</w:t>
      </w:r>
      <w:r w:rsidR="00270F20" w:rsidRPr="00E07785">
        <w:rPr>
          <w:rFonts w:eastAsia="楷体" w:hint="eastAsia"/>
          <w:color w:val="0D0D0D" w:themeColor="text1" w:themeTint="F2"/>
          <w:sz w:val="28"/>
          <w:szCs w:val="28"/>
        </w:rPr>
        <w:t>计算</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202</w:t>
      </w:r>
      <w:r w:rsidR="00270F20" w:rsidRPr="00E07785">
        <w:rPr>
          <w:rFonts w:eastAsia="楷体"/>
          <w:color w:val="0D0D0D" w:themeColor="text1" w:themeTint="F2"/>
          <w:sz w:val="28"/>
          <w:szCs w:val="28"/>
        </w:rPr>
        <w:t>、</w:t>
      </w:r>
      <w:r w:rsidR="00270F20" w:rsidRPr="00E07785">
        <w:rPr>
          <w:rFonts w:eastAsia="楷体" w:hint="eastAsia"/>
          <w:color w:val="0D0D0D" w:themeColor="text1" w:themeTint="F2"/>
          <w:sz w:val="28"/>
          <w:szCs w:val="28"/>
        </w:rPr>
        <w:t>可视化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203</w:t>
      </w:r>
      <w:r w:rsidR="00270F20" w:rsidRPr="00E07785">
        <w:rPr>
          <w:rFonts w:eastAsia="楷体" w:hint="eastAsia"/>
          <w:color w:val="0D0D0D" w:themeColor="text1" w:themeTint="F2"/>
          <w:sz w:val="28"/>
          <w:szCs w:val="28"/>
        </w:rPr>
        <w:t>、优化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204</w:t>
      </w:r>
      <w:r w:rsidR="00270F20" w:rsidRPr="00E07785">
        <w:rPr>
          <w:rFonts w:eastAsia="楷体"/>
          <w:color w:val="0D0D0D" w:themeColor="text1" w:themeTint="F2"/>
          <w:sz w:val="28"/>
          <w:szCs w:val="28"/>
        </w:rPr>
        <w:t>和</w:t>
      </w:r>
      <w:r w:rsidR="00270F20" w:rsidRPr="00E07785">
        <w:rPr>
          <w:rFonts w:eastAsia="楷体" w:hint="eastAsia"/>
          <w:color w:val="0D0D0D" w:themeColor="text1" w:themeTint="F2"/>
          <w:sz w:val="28"/>
          <w:szCs w:val="28"/>
        </w:rPr>
        <w:t>生成</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205</w:t>
      </w:r>
      <w:r w:rsidRPr="00E07785">
        <w:rPr>
          <w:rFonts w:eastAsia="楷体"/>
          <w:color w:val="0D0D0D" w:themeColor="text1" w:themeTint="F2"/>
          <w:sz w:val="28"/>
          <w:szCs w:val="28"/>
        </w:rPr>
        <w:t>的功能。</w:t>
      </w:r>
    </w:p>
    <w:p w14:paraId="2A7F61B1" w14:textId="0A2E1300" w:rsidR="00921D7A" w:rsidRPr="00E07785" w:rsidRDefault="00000000" w:rsidP="00270F20">
      <w:pPr>
        <w:spacing w:line="360" w:lineRule="auto"/>
        <w:ind w:firstLineChars="200" w:firstLine="560"/>
        <w:rPr>
          <w:rFonts w:eastAsia="楷体"/>
          <w:color w:val="000000" w:themeColor="text1"/>
          <w:sz w:val="28"/>
          <w:szCs w:val="28"/>
        </w:rPr>
      </w:pPr>
      <w:r w:rsidRPr="00E07785">
        <w:rPr>
          <w:rFonts w:eastAsia="楷体"/>
          <w:color w:val="0D0D0D" w:themeColor="text1" w:themeTint="F2"/>
          <w:sz w:val="28"/>
          <w:szCs w:val="28"/>
        </w:rPr>
        <w:t>示例性地，</w:t>
      </w:r>
      <w:del w:id="100" w:author="hmp241506@outlook.com" w:date="2026-08-07T17:19:00Z" w16du:dateUtc="2026-08-07T09:19:00Z">
        <w:r w:rsidR="00000C05" w:rsidRPr="00E07785" w:rsidDel="009A346B">
          <w:rPr>
            <w:rFonts w:eastAsia="楷体"/>
            <w:color w:val="0D0D0D" w:themeColor="text1" w:themeTint="F2"/>
            <w:sz w:val="28"/>
            <w:szCs w:val="28"/>
          </w:rPr>
          <w:delText>音频源分离方法</w:delText>
        </w:r>
      </w:del>
      <w:ins w:id="101"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D0D0D" w:themeColor="text1" w:themeTint="F2"/>
          <w:sz w:val="28"/>
          <w:szCs w:val="28"/>
        </w:rPr>
        <w:t>的计算机程序</w:t>
      </w:r>
      <w:r w:rsidRPr="00E07785">
        <w:rPr>
          <w:rFonts w:eastAsia="楷体"/>
          <w:color w:val="0D0D0D" w:themeColor="text1" w:themeTint="F2"/>
          <w:sz w:val="28"/>
          <w:szCs w:val="28"/>
        </w:rPr>
        <w:t>32</w:t>
      </w:r>
      <w:r w:rsidRPr="00E07785">
        <w:rPr>
          <w:rFonts w:eastAsia="楷体"/>
          <w:color w:val="0D0D0D" w:themeColor="text1" w:themeTint="F2"/>
          <w:sz w:val="28"/>
          <w:szCs w:val="28"/>
        </w:rPr>
        <w:t>主要包括：</w:t>
      </w:r>
      <w:r w:rsidR="00270F20" w:rsidRPr="00E07785">
        <w:rPr>
          <w:rFonts w:eastAsia="楷体"/>
          <w:color w:val="000000" w:themeColor="text1"/>
          <w:sz w:val="28"/>
          <w:szCs w:val="28"/>
        </w:rPr>
        <w:t>获取混合音频数据及其对应的纯净源数据；调用多种预设的源分离算法对混合音频数据进行并行推理，得到各算法的分离结果，并自动计算各分离结果的客观评估指标及其误差区间，</w:t>
      </w:r>
      <w:r w:rsidR="00270F20" w:rsidRPr="00E07785">
        <w:rPr>
          <w:rFonts w:eastAsia="楷体" w:hint="eastAsia"/>
          <w:color w:val="000000" w:themeColor="text1"/>
          <w:sz w:val="28"/>
          <w:szCs w:val="28"/>
        </w:rPr>
        <w:t>其中，</w:t>
      </w:r>
      <w:r w:rsidR="00270F20" w:rsidRPr="00E07785">
        <w:rPr>
          <w:rFonts w:eastAsia="楷体"/>
          <w:color w:val="000000" w:themeColor="text1"/>
          <w:sz w:val="28"/>
          <w:szCs w:val="28"/>
        </w:rPr>
        <w:t>并行推理包括对混合音频数据进行语音分析、语音识别和语音处理中的至少一种处理方式；通过可视化界面呈现分离结果与纯净源数据的波形图和频谱图，以供专家进行同步试听并对各声源的分离质量进行主观评分；基于主观评分生成单源定向加权损失函数，并结合客观评估指标的误差区间，对源分离模型进行梯度回传与增量训练，以优化模型对特定声源的分离性能；利用优化后的源分离模型处理新的混合音频数据，生成分离后的纯净音轨，</w:t>
      </w:r>
      <w:r w:rsidR="00270F20" w:rsidRPr="00E07785">
        <w:rPr>
          <w:rFonts w:eastAsia="楷体" w:hint="eastAsia"/>
          <w:color w:val="000000" w:themeColor="text1"/>
          <w:sz w:val="28"/>
          <w:szCs w:val="28"/>
        </w:rPr>
        <w:t>其中，</w:t>
      </w:r>
      <w:r w:rsidR="00270F20" w:rsidRPr="00E07785">
        <w:rPr>
          <w:rFonts w:eastAsia="楷体"/>
          <w:color w:val="000000" w:themeColor="text1"/>
          <w:sz w:val="28"/>
          <w:szCs w:val="28"/>
        </w:rPr>
        <w:t>处理新的混合音频数据至少包括对新的混合音频数</w:t>
      </w:r>
      <w:r w:rsidR="00270F20" w:rsidRPr="00E07785">
        <w:rPr>
          <w:rFonts w:eastAsia="楷体"/>
          <w:color w:val="000000" w:themeColor="text1"/>
          <w:sz w:val="28"/>
          <w:szCs w:val="28"/>
        </w:rPr>
        <w:lastRenderedPageBreak/>
        <w:t>据进行音频编码或解码</w:t>
      </w:r>
      <w:r w:rsidRPr="00E07785">
        <w:rPr>
          <w:rFonts w:eastAsia="楷体"/>
          <w:color w:val="0D0D0D" w:themeColor="text1" w:themeTint="F2"/>
          <w:sz w:val="28"/>
          <w:szCs w:val="28"/>
        </w:rPr>
        <w:t>。计算机程序</w:t>
      </w:r>
      <w:r w:rsidRPr="00E07785">
        <w:rPr>
          <w:rFonts w:eastAsia="楷体"/>
          <w:color w:val="0D0D0D" w:themeColor="text1" w:themeTint="F2"/>
          <w:sz w:val="28"/>
          <w:szCs w:val="28"/>
        </w:rPr>
        <w:t>32</w:t>
      </w:r>
      <w:r w:rsidRPr="00E07785">
        <w:rPr>
          <w:rFonts w:eastAsia="楷体"/>
          <w:color w:val="0D0D0D" w:themeColor="text1" w:themeTint="F2"/>
          <w:sz w:val="28"/>
          <w:szCs w:val="28"/>
        </w:rPr>
        <w:t>可以被分割成一个或多个模块</w:t>
      </w:r>
      <w:r w:rsidRPr="00E07785">
        <w:rPr>
          <w:rFonts w:eastAsia="楷体"/>
          <w:color w:val="0D0D0D" w:themeColor="text1" w:themeTint="F2"/>
          <w:sz w:val="28"/>
          <w:szCs w:val="28"/>
        </w:rPr>
        <w:t>/</w:t>
      </w:r>
      <w:r w:rsidRPr="00E07785">
        <w:rPr>
          <w:rFonts w:eastAsia="楷体"/>
          <w:color w:val="0D0D0D" w:themeColor="text1" w:themeTint="F2"/>
          <w:sz w:val="28"/>
          <w:szCs w:val="28"/>
        </w:rPr>
        <w:t>单元，一个或多个模块</w:t>
      </w:r>
      <w:r w:rsidRPr="00E07785">
        <w:rPr>
          <w:rFonts w:eastAsia="楷体"/>
          <w:color w:val="0D0D0D" w:themeColor="text1" w:themeTint="F2"/>
          <w:sz w:val="28"/>
          <w:szCs w:val="28"/>
        </w:rPr>
        <w:t>/</w:t>
      </w:r>
      <w:r w:rsidRPr="00E07785">
        <w:rPr>
          <w:rFonts w:eastAsia="楷体"/>
          <w:color w:val="0D0D0D" w:themeColor="text1" w:themeTint="F2"/>
          <w:sz w:val="28"/>
          <w:szCs w:val="28"/>
        </w:rPr>
        <w:t>单元被存储在存储器</w:t>
      </w:r>
      <w:r w:rsidRPr="00E07785">
        <w:rPr>
          <w:rFonts w:eastAsia="楷体"/>
          <w:color w:val="0D0D0D" w:themeColor="text1" w:themeTint="F2"/>
          <w:sz w:val="28"/>
          <w:szCs w:val="28"/>
        </w:rPr>
        <w:t>31</w:t>
      </w:r>
      <w:r w:rsidRPr="00E07785">
        <w:rPr>
          <w:rFonts w:eastAsia="楷体"/>
          <w:color w:val="0D0D0D" w:themeColor="text1" w:themeTint="F2"/>
          <w:sz w:val="28"/>
          <w:szCs w:val="28"/>
        </w:rPr>
        <w:t>中，并由处理器</w:t>
      </w:r>
      <w:r w:rsidRPr="00E07785">
        <w:rPr>
          <w:rFonts w:eastAsia="楷体"/>
          <w:color w:val="0D0D0D" w:themeColor="text1" w:themeTint="F2"/>
          <w:sz w:val="28"/>
          <w:szCs w:val="28"/>
        </w:rPr>
        <w:t>30</w:t>
      </w:r>
      <w:r w:rsidRPr="00E07785">
        <w:rPr>
          <w:rFonts w:eastAsia="楷体"/>
          <w:color w:val="0D0D0D" w:themeColor="text1" w:themeTint="F2"/>
          <w:sz w:val="28"/>
          <w:szCs w:val="28"/>
        </w:rPr>
        <w:t>执行，以完成本申请。一个或多个模块</w:t>
      </w:r>
      <w:r w:rsidRPr="00E07785">
        <w:rPr>
          <w:rFonts w:eastAsia="楷体"/>
          <w:color w:val="0D0D0D" w:themeColor="text1" w:themeTint="F2"/>
          <w:sz w:val="28"/>
          <w:szCs w:val="28"/>
        </w:rPr>
        <w:t>/</w:t>
      </w:r>
      <w:r w:rsidRPr="00E07785">
        <w:rPr>
          <w:rFonts w:eastAsia="楷体"/>
          <w:color w:val="0D0D0D" w:themeColor="text1" w:themeTint="F2"/>
          <w:sz w:val="28"/>
          <w:szCs w:val="28"/>
        </w:rPr>
        <w:t>单元可以是能够完成特定功能的一系列计算机程序指令段，该指令段用于描述计算机程序</w:t>
      </w:r>
      <w:r w:rsidRPr="00E07785">
        <w:rPr>
          <w:rFonts w:eastAsia="楷体"/>
          <w:color w:val="0D0D0D" w:themeColor="text1" w:themeTint="F2"/>
          <w:sz w:val="28"/>
          <w:szCs w:val="28"/>
        </w:rPr>
        <w:t>32</w:t>
      </w:r>
      <w:r w:rsidRPr="00E07785">
        <w:rPr>
          <w:rFonts w:eastAsia="楷体"/>
          <w:color w:val="0D0D0D" w:themeColor="text1" w:themeTint="F2"/>
          <w:sz w:val="28"/>
          <w:szCs w:val="28"/>
        </w:rPr>
        <w:t>在电子设备</w:t>
      </w:r>
      <w:r w:rsidRPr="00E07785">
        <w:rPr>
          <w:rFonts w:eastAsia="楷体"/>
          <w:color w:val="0D0D0D" w:themeColor="text1" w:themeTint="F2"/>
          <w:sz w:val="28"/>
          <w:szCs w:val="28"/>
        </w:rPr>
        <w:t>3</w:t>
      </w:r>
      <w:r w:rsidRPr="00E07785">
        <w:rPr>
          <w:rFonts w:eastAsia="楷体"/>
          <w:color w:val="0D0D0D" w:themeColor="text1" w:themeTint="F2"/>
          <w:sz w:val="28"/>
          <w:szCs w:val="28"/>
        </w:rPr>
        <w:t>中的执行过程。例如，计算机程序</w:t>
      </w:r>
      <w:r w:rsidRPr="00E07785">
        <w:rPr>
          <w:rFonts w:eastAsia="楷体"/>
          <w:color w:val="0D0D0D" w:themeColor="text1" w:themeTint="F2"/>
          <w:sz w:val="28"/>
          <w:szCs w:val="28"/>
        </w:rPr>
        <w:t>32</w:t>
      </w:r>
      <w:r w:rsidRPr="00E07785">
        <w:rPr>
          <w:rFonts w:eastAsia="楷体"/>
          <w:color w:val="0D0D0D" w:themeColor="text1" w:themeTint="F2"/>
          <w:sz w:val="28"/>
          <w:szCs w:val="28"/>
        </w:rPr>
        <w:t>可以被分割成</w:t>
      </w:r>
      <w:r w:rsidR="00270F20" w:rsidRPr="00E07785">
        <w:rPr>
          <w:rFonts w:eastAsia="楷体" w:hint="eastAsia"/>
          <w:color w:val="0D0D0D" w:themeColor="text1" w:themeTint="F2"/>
          <w:sz w:val="28"/>
          <w:szCs w:val="28"/>
        </w:rPr>
        <w:t>获取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201</w:t>
      </w:r>
      <w:r w:rsidR="00270F20" w:rsidRPr="00E07785">
        <w:rPr>
          <w:rFonts w:eastAsia="楷体"/>
          <w:color w:val="0D0D0D" w:themeColor="text1" w:themeTint="F2"/>
          <w:sz w:val="28"/>
          <w:szCs w:val="28"/>
        </w:rPr>
        <w:t>、</w:t>
      </w:r>
      <w:r w:rsidR="00270F20" w:rsidRPr="00E07785">
        <w:rPr>
          <w:rFonts w:eastAsia="楷体" w:hint="eastAsia"/>
          <w:color w:val="0D0D0D" w:themeColor="text1" w:themeTint="F2"/>
          <w:sz w:val="28"/>
          <w:szCs w:val="28"/>
        </w:rPr>
        <w:t>计算</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202</w:t>
      </w:r>
      <w:r w:rsidR="00270F20" w:rsidRPr="00E07785">
        <w:rPr>
          <w:rFonts w:eastAsia="楷体"/>
          <w:color w:val="0D0D0D" w:themeColor="text1" w:themeTint="F2"/>
          <w:sz w:val="28"/>
          <w:szCs w:val="28"/>
        </w:rPr>
        <w:t>、</w:t>
      </w:r>
      <w:r w:rsidR="00270F20" w:rsidRPr="00E07785">
        <w:rPr>
          <w:rFonts w:eastAsia="楷体" w:hint="eastAsia"/>
          <w:color w:val="0D0D0D" w:themeColor="text1" w:themeTint="F2"/>
          <w:sz w:val="28"/>
          <w:szCs w:val="28"/>
        </w:rPr>
        <w:t>可视化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203</w:t>
      </w:r>
      <w:r w:rsidR="00270F20" w:rsidRPr="00E07785">
        <w:rPr>
          <w:rFonts w:eastAsia="楷体" w:hint="eastAsia"/>
          <w:color w:val="0D0D0D" w:themeColor="text1" w:themeTint="F2"/>
          <w:sz w:val="28"/>
          <w:szCs w:val="28"/>
        </w:rPr>
        <w:t>、优化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204</w:t>
      </w:r>
      <w:r w:rsidR="00270F20" w:rsidRPr="00E07785">
        <w:rPr>
          <w:rFonts w:eastAsia="楷体"/>
          <w:color w:val="0D0D0D" w:themeColor="text1" w:themeTint="F2"/>
          <w:sz w:val="28"/>
          <w:szCs w:val="28"/>
        </w:rPr>
        <w:t>和</w:t>
      </w:r>
      <w:r w:rsidR="00270F20" w:rsidRPr="00E07785">
        <w:rPr>
          <w:rFonts w:eastAsia="楷体" w:hint="eastAsia"/>
          <w:color w:val="0D0D0D" w:themeColor="text1" w:themeTint="F2"/>
          <w:sz w:val="28"/>
          <w:szCs w:val="28"/>
        </w:rPr>
        <w:t>生成</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205</w:t>
      </w:r>
      <w:r w:rsidRPr="00E07785">
        <w:rPr>
          <w:rFonts w:eastAsia="楷体"/>
          <w:color w:val="0D0D0D" w:themeColor="text1" w:themeTint="F2"/>
          <w:sz w:val="28"/>
          <w:szCs w:val="28"/>
        </w:rPr>
        <w:t>（虚拟装置中的模块）的功能，各模块具体功能如下：</w:t>
      </w:r>
      <w:r w:rsidR="00270F20" w:rsidRPr="00E07785">
        <w:rPr>
          <w:rFonts w:eastAsia="楷体" w:hint="eastAsia"/>
          <w:color w:val="0D0D0D" w:themeColor="text1" w:themeTint="F2"/>
          <w:sz w:val="28"/>
          <w:szCs w:val="28"/>
        </w:rPr>
        <w:t>获取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201</w:t>
      </w:r>
      <w:r w:rsidR="00270F20" w:rsidRPr="00E07785">
        <w:rPr>
          <w:rFonts w:eastAsia="楷体"/>
          <w:color w:val="0D0D0D" w:themeColor="text1" w:themeTint="F2"/>
          <w:sz w:val="28"/>
          <w:szCs w:val="28"/>
        </w:rPr>
        <w:t>，用于</w:t>
      </w:r>
      <w:r w:rsidR="00270F20" w:rsidRPr="00E07785">
        <w:rPr>
          <w:rFonts w:eastAsia="楷体"/>
          <w:color w:val="000000" w:themeColor="text1"/>
          <w:sz w:val="28"/>
          <w:szCs w:val="28"/>
        </w:rPr>
        <w:t>获取混合音频数据及其对应的纯净源数据；</w:t>
      </w:r>
      <w:r w:rsidR="00270F20" w:rsidRPr="00E07785">
        <w:rPr>
          <w:rFonts w:eastAsia="楷体" w:hint="eastAsia"/>
          <w:color w:val="0D0D0D" w:themeColor="text1" w:themeTint="F2"/>
          <w:sz w:val="28"/>
          <w:szCs w:val="28"/>
        </w:rPr>
        <w:t>计算</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202</w:t>
      </w:r>
      <w:r w:rsidR="00270F20" w:rsidRPr="00E07785">
        <w:rPr>
          <w:rFonts w:eastAsia="楷体"/>
          <w:color w:val="0D0D0D" w:themeColor="text1" w:themeTint="F2"/>
          <w:sz w:val="28"/>
          <w:szCs w:val="28"/>
        </w:rPr>
        <w:t>，用于</w:t>
      </w:r>
      <w:r w:rsidR="00270F20" w:rsidRPr="00E07785">
        <w:rPr>
          <w:rFonts w:eastAsia="楷体"/>
          <w:color w:val="000000" w:themeColor="text1"/>
          <w:sz w:val="28"/>
          <w:szCs w:val="28"/>
        </w:rPr>
        <w:t>调用多种预设的源分离算法对混合音频数据进行并行推理，得到各算法的分离结果，并自动计算各分离结果的客观评估指标及其误差区间，</w:t>
      </w:r>
      <w:r w:rsidR="00270F20" w:rsidRPr="00E07785">
        <w:rPr>
          <w:rFonts w:eastAsia="楷体" w:hint="eastAsia"/>
          <w:color w:val="000000" w:themeColor="text1"/>
          <w:sz w:val="28"/>
          <w:szCs w:val="28"/>
        </w:rPr>
        <w:t>其中，</w:t>
      </w:r>
      <w:r w:rsidR="00270F20" w:rsidRPr="00E07785">
        <w:rPr>
          <w:rFonts w:eastAsia="楷体"/>
          <w:color w:val="000000" w:themeColor="text1"/>
          <w:sz w:val="28"/>
          <w:szCs w:val="28"/>
        </w:rPr>
        <w:t>并行推理包括对混合音频数据进行语音分析、语音识别和语音处理中的至少一种处理方式；</w:t>
      </w:r>
      <w:r w:rsidR="00270F20" w:rsidRPr="00E07785">
        <w:rPr>
          <w:rFonts w:eastAsia="楷体" w:hint="eastAsia"/>
          <w:color w:val="0D0D0D" w:themeColor="text1" w:themeTint="F2"/>
          <w:sz w:val="28"/>
          <w:szCs w:val="28"/>
        </w:rPr>
        <w:t>可视化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203</w:t>
      </w:r>
      <w:r w:rsidR="00270F20" w:rsidRPr="00E07785">
        <w:rPr>
          <w:rFonts w:eastAsia="楷体"/>
          <w:color w:val="0D0D0D" w:themeColor="text1" w:themeTint="F2"/>
          <w:sz w:val="28"/>
          <w:szCs w:val="28"/>
        </w:rPr>
        <w:t>，用于</w:t>
      </w:r>
      <w:r w:rsidR="00270F20" w:rsidRPr="00E07785">
        <w:rPr>
          <w:rFonts w:eastAsia="楷体"/>
          <w:color w:val="000000" w:themeColor="text1"/>
          <w:sz w:val="28"/>
          <w:szCs w:val="28"/>
        </w:rPr>
        <w:t>通过可视化界面呈现分离结果与纯净源数据的波形图和频谱图，以供专家进行同步试听并对各声源的分离质量进行主观评分；</w:t>
      </w:r>
      <w:r w:rsidR="00270F20" w:rsidRPr="00E07785">
        <w:rPr>
          <w:rFonts w:eastAsia="楷体" w:hint="eastAsia"/>
          <w:color w:val="0D0D0D" w:themeColor="text1" w:themeTint="F2"/>
          <w:sz w:val="28"/>
          <w:szCs w:val="28"/>
        </w:rPr>
        <w:t>优化</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204</w:t>
      </w:r>
      <w:r w:rsidR="00270F20" w:rsidRPr="00E07785">
        <w:rPr>
          <w:rFonts w:eastAsia="楷体"/>
          <w:color w:val="0D0D0D" w:themeColor="text1" w:themeTint="F2"/>
          <w:sz w:val="28"/>
          <w:szCs w:val="28"/>
        </w:rPr>
        <w:t>，用于</w:t>
      </w:r>
      <w:r w:rsidR="00270F20" w:rsidRPr="00E07785">
        <w:rPr>
          <w:rFonts w:eastAsia="楷体"/>
          <w:color w:val="000000" w:themeColor="text1"/>
          <w:sz w:val="28"/>
          <w:szCs w:val="28"/>
        </w:rPr>
        <w:t>基于主观评分生成单源定向加权损失函数，并结合客观评估指标的误差区间，对源分离模型进行梯度回传与增量训练，以优化模型对特定声源的分离性能；</w:t>
      </w:r>
      <w:r w:rsidR="00270F20" w:rsidRPr="00E07785">
        <w:rPr>
          <w:rFonts w:eastAsia="楷体" w:hint="eastAsia"/>
          <w:color w:val="0D0D0D" w:themeColor="text1" w:themeTint="F2"/>
          <w:sz w:val="28"/>
          <w:szCs w:val="28"/>
        </w:rPr>
        <w:t>生成</w:t>
      </w:r>
      <w:r w:rsidR="00270F20" w:rsidRPr="00E07785">
        <w:rPr>
          <w:rFonts w:eastAsia="楷体"/>
          <w:color w:val="0D0D0D" w:themeColor="text1" w:themeTint="F2"/>
          <w:sz w:val="28"/>
          <w:szCs w:val="28"/>
        </w:rPr>
        <w:t>模块</w:t>
      </w:r>
      <w:r w:rsidR="00270F20" w:rsidRPr="00E07785">
        <w:rPr>
          <w:rFonts w:eastAsia="楷体" w:hint="eastAsia"/>
          <w:color w:val="0D0D0D" w:themeColor="text1" w:themeTint="F2"/>
          <w:sz w:val="28"/>
          <w:szCs w:val="28"/>
        </w:rPr>
        <w:t>205</w:t>
      </w:r>
      <w:r w:rsidR="00270F20" w:rsidRPr="00E07785">
        <w:rPr>
          <w:rFonts w:eastAsia="楷体"/>
          <w:color w:val="0D0D0D" w:themeColor="text1" w:themeTint="F2"/>
          <w:sz w:val="28"/>
          <w:szCs w:val="28"/>
        </w:rPr>
        <w:t>，用于</w:t>
      </w:r>
      <w:r w:rsidR="00270F20" w:rsidRPr="00E07785">
        <w:rPr>
          <w:rFonts w:eastAsia="楷体"/>
          <w:color w:val="000000" w:themeColor="text1"/>
          <w:sz w:val="28"/>
          <w:szCs w:val="28"/>
        </w:rPr>
        <w:t>利用优化后的源分离模型处理新的混合音频数据，生成分离后的纯净音轨，</w:t>
      </w:r>
      <w:r w:rsidR="00270F20" w:rsidRPr="00E07785">
        <w:rPr>
          <w:rFonts w:eastAsia="楷体" w:hint="eastAsia"/>
          <w:color w:val="000000" w:themeColor="text1"/>
          <w:sz w:val="28"/>
          <w:szCs w:val="28"/>
        </w:rPr>
        <w:t>其中，</w:t>
      </w:r>
      <w:r w:rsidR="00270F20" w:rsidRPr="00E07785">
        <w:rPr>
          <w:rFonts w:eastAsia="楷体"/>
          <w:color w:val="000000" w:themeColor="text1"/>
          <w:sz w:val="28"/>
          <w:szCs w:val="28"/>
        </w:rPr>
        <w:t>处理新的混合音频数据至少包括对新的混合音频数据进行音频编码或解码</w:t>
      </w:r>
      <w:r w:rsidRPr="00E07785">
        <w:rPr>
          <w:rFonts w:eastAsia="楷体"/>
          <w:color w:val="0D0D0D" w:themeColor="text1" w:themeTint="F2"/>
          <w:sz w:val="28"/>
          <w:szCs w:val="28"/>
        </w:rPr>
        <w:t>。</w:t>
      </w:r>
    </w:p>
    <w:p w14:paraId="73D37BF2"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电子设备</w:t>
      </w:r>
      <w:r w:rsidRPr="00E07785">
        <w:rPr>
          <w:rFonts w:eastAsia="楷体"/>
          <w:color w:val="0D0D0D" w:themeColor="text1" w:themeTint="F2"/>
          <w:sz w:val="28"/>
          <w:szCs w:val="28"/>
        </w:rPr>
        <w:t>3</w:t>
      </w:r>
      <w:r w:rsidRPr="00E07785">
        <w:rPr>
          <w:rFonts w:eastAsia="楷体"/>
          <w:color w:val="0D0D0D" w:themeColor="text1" w:themeTint="F2"/>
          <w:sz w:val="28"/>
          <w:szCs w:val="28"/>
        </w:rPr>
        <w:t>可以包括但不仅限于处理器</w:t>
      </w:r>
      <w:r w:rsidRPr="00E07785">
        <w:rPr>
          <w:rFonts w:eastAsia="楷体"/>
          <w:color w:val="0D0D0D" w:themeColor="text1" w:themeTint="F2"/>
          <w:sz w:val="28"/>
          <w:szCs w:val="28"/>
        </w:rPr>
        <w:t>30</w:t>
      </w:r>
      <w:r w:rsidRPr="00E07785">
        <w:rPr>
          <w:rFonts w:eastAsia="楷体"/>
          <w:color w:val="0D0D0D" w:themeColor="text1" w:themeTint="F2"/>
          <w:sz w:val="28"/>
          <w:szCs w:val="28"/>
        </w:rPr>
        <w:t>、存储器</w:t>
      </w:r>
      <w:r w:rsidRPr="00E07785">
        <w:rPr>
          <w:rFonts w:eastAsia="楷体"/>
          <w:color w:val="0D0D0D" w:themeColor="text1" w:themeTint="F2"/>
          <w:sz w:val="28"/>
          <w:szCs w:val="28"/>
        </w:rPr>
        <w:t>31</w:t>
      </w:r>
      <w:r w:rsidRPr="00E07785">
        <w:rPr>
          <w:rFonts w:eastAsia="楷体"/>
          <w:color w:val="0D0D0D" w:themeColor="text1" w:themeTint="F2"/>
          <w:sz w:val="28"/>
          <w:szCs w:val="28"/>
        </w:rPr>
        <w:t>。本领域技术人员可以理解，图</w:t>
      </w:r>
      <w:r w:rsidRPr="00E07785">
        <w:rPr>
          <w:rFonts w:eastAsia="楷体"/>
          <w:color w:val="0D0D0D" w:themeColor="text1" w:themeTint="F2"/>
          <w:sz w:val="28"/>
          <w:szCs w:val="28"/>
        </w:rPr>
        <w:t>3</w:t>
      </w:r>
      <w:r w:rsidRPr="00E07785">
        <w:rPr>
          <w:rFonts w:eastAsia="楷体"/>
          <w:color w:val="0D0D0D" w:themeColor="text1" w:themeTint="F2"/>
          <w:sz w:val="28"/>
          <w:szCs w:val="28"/>
        </w:rPr>
        <w:t>仅仅是电子设备</w:t>
      </w:r>
      <w:r w:rsidRPr="00E07785">
        <w:rPr>
          <w:rFonts w:eastAsia="楷体"/>
          <w:color w:val="0D0D0D" w:themeColor="text1" w:themeTint="F2"/>
          <w:sz w:val="28"/>
          <w:szCs w:val="28"/>
        </w:rPr>
        <w:t>3</w:t>
      </w:r>
      <w:r w:rsidRPr="00E07785">
        <w:rPr>
          <w:rFonts w:eastAsia="楷体"/>
          <w:color w:val="0D0D0D" w:themeColor="text1" w:themeTint="F2"/>
          <w:sz w:val="28"/>
          <w:szCs w:val="28"/>
        </w:rPr>
        <w:t>的示例，并不构成对电子设备</w:t>
      </w:r>
      <w:r w:rsidRPr="00E07785">
        <w:rPr>
          <w:rFonts w:eastAsia="楷体"/>
          <w:color w:val="0D0D0D" w:themeColor="text1" w:themeTint="F2"/>
          <w:sz w:val="28"/>
          <w:szCs w:val="28"/>
        </w:rPr>
        <w:t>3</w:t>
      </w:r>
      <w:r w:rsidRPr="00E07785">
        <w:rPr>
          <w:rFonts w:eastAsia="楷体"/>
          <w:color w:val="0D0D0D" w:themeColor="text1" w:themeTint="F2"/>
          <w:sz w:val="28"/>
          <w:szCs w:val="28"/>
        </w:rPr>
        <w:t>的限定，可以包括比图示更多或更少的部件，或者组合某些部件，或者不同的部件，例如电子设备还可以包括输入输出设备、网络接入设备、总线等。</w:t>
      </w:r>
    </w:p>
    <w:p w14:paraId="1346D90B"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所称处理器</w:t>
      </w:r>
      <w:r w:rsidRPr="00E07785">
        <w:rPr>
          <w:rFonts w:eastAsia="楷体"/>
          <w:color w:val="0D0D0D" w:themeColor="text1" w:themeTint="F2"/>
          <w:sz w:val="28"/>
          <w:szCs w:val="28"/>
        </w:rPr>
        <w:t>30</w:t>
      </w:r>
      <w:r w:rsidRPr="00E07785">
        <w:rPr>
          <w:rFonts w:eastAsia="楷体"/>
          <w:color w:val="0D0D0D" w:themeColor="text1" w:themeTint="F2"/>
          <w:sz w:val="28"/>
          <w:szCs w:val="28"/>
        </w:rPr>
        <w:t>可以是中央处理单元（</w:t>
      </w:r>
      <w:r w:rsidRPr="00E07785">
        <w:rPr>
          <w:rFonts w:eastAsia="楷体"/>
          <w:color w:val="0D0D0D" w:themeColor="text1" w:themeTint="F2"/>
          <w:sz w:val="28"/>
          <w:szCs w:val="28"/>
        </w:rPr>
        <w:t>Central Processing Unit</w:t>
      </w:r>
      <w:r w:rsidRPr="00E07785">
        <w:rPr>
          <w:rFonts w:eastAsia="楷体"/>
          <w:color w:val="0D0D0D" w:themeColor="text1" w:themeTint="F2"/>
          <w:sz w:val="28"/>
          <w:szCs w:val="28"/>
        </w:rPr>
        <w:t>，</w:t>
      </w:r>
      <w:r w:rsidRPr="00E07785">
        <w:rPr>
          <w:rFonts w:eastAsia="楷体"/>
          <w:color w:val="0D0D0D" w:themeColor="text1" w:themeTint="F2"/>
          <w:sz w:val="28"/>
          <w:szCs w:val="28"/>
        </w:rPr>
        <w:t>CPU</w:t>
      </w:r>
      <w:r w:rsidRPr="00E07785">
        <w:rPr>
          <w:rFonts w:eastAsia="楷体"/>
          <w:color w:val="0D0D0D" w:themeColor="text1" w:themeTint="F2"/>
          <w:sz w:val="28"/>
          <w:szCs w:val="28"/>
        </w:rPr>
        <w:t>），还可以是其他通用处理器、数字信号处理器（</w:t>
      </w:r>
      <w:r w:rsidRPr="00E07785">
        <w:rPr>
          <w:rFonts w:eastAsia="楷体"/>
          <w:color w:val="0D0D0D" w:themeColor="text1" w:themeTint="F2"/>
          <w:sz w:val="28"/>
          <w:szCs w:val="28"/>
        </w:rPr>
        <w:t>Digital Signal Processor</w:t>
      </w:r>
      <w:r w:rsidRPr="00E07785">
        <w:rPr>
          <w:rFonts w:eastAsia="楷体"/>
          <w:color w:val="0D0D0D" w:themeColor="text1" w:themeTint="F2"/>
          <w:sz w:val="28"/>
          <w:szCs w:val="28"/>
        </w:rPr>
        <w:t>，</w:t>
      </w:r>
      <w:r w:rsidRPr="00E07785">
        <w:rPr>
          <w:rFonts w:eastAsia="楷体"/>
          <w:color w:val="0D0D0D" w:themeColor="text1" w:themeTint="F2"/>
          <w:sz w:val="28"/>
          <w:szCs w:val="28"/>
        </w:rPr>
        <w:t>DSP</w:t>
      </w:r>
      <w:r w:rsidRPr="00E07785">
        <w:rPr>
          <w:rFonts w:eastAsia="楷体"/>
          <w:color w:val="0D0D0D" w:themeColor="text1" w:themeTint="F2"/>
          <w:sz w:val="28"/>
          <w:szCs w:val="28"/>
        </w:rPr>
        <w:t>）、专用</w:t>
      </w:r>
      <w:r w:rsidRPr="00E07785">
        <w:rPr>
          <w:rFonts w:eastAsia="楷体"/>
          <w:color w:val="0D0D0D" w:themeColor="text1" w:themeTint="F2"/>
          <w:sz w:val="28"/>
          <w:szCs w:val="28"/>
        </w:rPr>
        <w:lastRenderedPageBreak/>
        <w:t>集成电路（</w:t>
      </w:r>
      <w:r w:rsidRPr="00E07785">
        <w:rPr>
          <w:rFonts w:eastAsia="楷体"/>
          <w:color w:val="0D0D0D" w:themeColor="text1" w:themeTint="F2"/>
          <w:sz w:val="28"/>
          <w:szCs w:val="28"/>
        </w:rPr>
        <w:t>Application Specific Integrated Circuit</w:t>
      </w:r>
      <w:r w:rsidRPr="00E07785">
        <w:rPr>
          <w:rFonts w:eastAsia="楷体"/>
          <w:color w:val="0D0D0D" w:themeColor="text1" w:themeTint="F2"/>
          <w:sz w:val="28"/>
          <w:szCs w:val="28"/>
        </w:rPr>
        <w:t>，</w:t>
      </w:r>
      <w:r w:rsidRPr="00E07785">
        <w:rPr>
          <w:rFonts w:eastAsia="楷体"/>
          <w:color w:val="0D0D0D" w:themeColor="text1" w:themeTint="F2"/>
          <w:sz w:val="28"/>
          <w:szCs w:val="28"/>
        </w:rPr>
        <w:t>ASIC</w:t>
      </w:r>
      <w:r w:rsidRPr="00E07785">
        <w:rPr>
          <w:rFonts w:eastAsia="楷体"/>
          <w:color w:val="0D0D0D" w:themeColor="text1" w:themeTint="F2"/>
          <w:sz w:val="28"/>
          <w:szCs w:val="28"/>
        </w:rPr>
        <w:t>）、现成可编程门阵列（</w:t>
      </w:r>
      <w:r w:rsidRPr="00E07785">
        <w:rPr>
          <w:rFonts w:eastAsia="楷体"/>
          <w:color w:val="0D0D0D" w:themeColor="text1" w:themeTint="F2"/>
          <w:sz w:val="28"/>
          <w:szCs w:val="28"/>
        </w:rPr>
        <w:t>Field-Programmable Gate Array</w:t>
      </w:r>
      <w:r w:rsidRPr="00E07785">
        <w:rPr>
          <w:rFonts w:eastAsia="楷体"/>
          <w:color w:val="0D0D0D" w:themeColor="text1" w:themeTint="F2"/>
          <w:sz w:val="28"/>
          <w:szCs w:val="28"/>
        </w:rPr>
        <w:t>，</w:t>
      </w:r>
      <w:r w:rsidRPr="00E07785">
        <w:rPr>
          <w:rFonts w:eastAsia="楷体"/>
          <w:color w:val="0D0D0D" w:themeColor="text1" w:themeTint="F2"/>
          <w:sz w:val="28"/>
          <w:szCs w:val="28"/>
        </w:rPr>
        <w:t>FPGA</w:t>
      </w:r>
      <w:r w:rsidRPr="00E07785">
        <w:rPr>
          <w:rFonts w:eastAsia="楷体"/>
          <w:color w:val="0D0D0D" w:themeColor="text1" w:themeTint="F2"/>
          <w:sz w:val="28"/>
          <w:szCs w:val="28"/>
        </w:rPr>
        <w:t>）或者其他可编程逻辑器件、分立门或者晶体管逻辑器件、分立硬件组件等。通用处理器可以是微处理器或者该处理器也可以是任何常规的处理器等。</w:t>
      </w:r>
    </w:p>
    <w:p w14:paraId="200144A7"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存储器</w:t>
      </w:r>
      <w:r w:rsidRPr="00E07785">
        <w:rPr>
          <w:rFonts w:eastAsia="楷体"/>
          <w:color w:val="0D0D0D" w:themeColor="text1" w:themeTint="F2"/>
          <w:sz w:val="28"/>
          <w:szCs w:val="28"/>
        </w:rPr>
        <w:t>31</w:t>
      </w:r>
      <w:r w:rsidRPr="00E07785">
        <w:rPr>
          <w:rFonts w:eastAsia="楷体"/>
          <w:color w:val="0D0D0D" w:themeColor="text1" w:themeTint="F2"/>
          <w:sz w:val="28"/>
          <w:szCs w:val="28"/>
        </w:rPr>
        <w:t>可以是电子设备</w:t>
      </w:r>
      <w:r w:rsidRPr="00E07785">
        <w:rPr>
          <w:rFonts w:eastAsia="楷体"/>
          <w:color w:val="0D0D0D" w:themeColor="text1" w:themeTint="F2"/>
          <w:sz w:val="28"/>
          <w:szCs w:val="28"/>
        </w:rPr>
        <w:t>3</w:t>
      </w:r>
      <w:r w:rsidRPr="00E07785">
        <w:rPr>
          <w:rFonts w:eastAsia="楷体"/>
          <w:color w:val="0D0D0D" w:themeColor="text1" w:themeTint="F2"/>
          <w:sz w:val="28"/>
          <w:szCs w:val="28"/>
        </w:rPr>
        <w:t>的内部存储单元，例如电子设备</w:t>
      </w:r>
      <w:r w:rsidRPr="00E07785">
        <w:rPr>
          <w:rFonts w:eastAsia="楷体"/>
          <w:color w:val="0D0D0D" w:themeColor="text1" w:themeTint="F2"/>
          <w:sz w:val="28"/>
          <w:szCs w:val="28"/>
        </w:rPr>
        <w:t>3</w:t>
      </w:r>
      <w:r w:rsidRPr="00E07785">
        <w:rPr>
          <w:rFonts w:eastAsia="楷体"/>
          <w:color w:val="0D0D0D" w:themeColor="text1" w:themeTint="F2"/>
          <w:sz w:val="28"/>
          <w:szCs w:val="28"/>
        </w:rPr>
        <w:t>的硬盘或内存。存储器</w:t>
      </w:r>
      <w:r w:rsidRPr="00E07785">
        <w:rPr>
          <w:rFonts w:eastAsia="楷体"/>
          <w:color w:val="0D0D0D" w:themeColor="text1" w:themeTint="F2"/>
          <w:sz w:val="28"/>
          <w:szCs w:val="28"/>
        </w:rPr>
        <w:t>31</w:t>
      </w:r>
      <w:r w:rsidRPr="00E07785">
        <w:rPr>
          <w:rFonts w:eastAsia="楷体"/>
          <w:color w:val="0D0D0D" w:themeColor="text1" w:themeTint="F2"/>
          <w:sz w:val="28"/>
          <w:szCs w:val="28"/>
        </w:rPr>
        <w:t>也可以是电子设备</w:t>
      </w:r>
      <w:r w:rsidRPr="00E07785">
        <w:rPr>
          <w:rFonts w:eastAsia="楷体"/>
          <w:color w:val="0D0D0D" w:themeColor="text1" w:themeTint="F2"/>
          <w:sz w:val="28"/>
          <w:szCs w:val="28"/>
        </w:rPr>
        <w:t>3</w:t>
      </w:r>
      <w:r w:rsidRPr="00E07785">
        <w:rPr>
          <w:rFonts w:eastAsia="楷体"/>
          <w:color w:val="0D0D0D" w:themeColor="text1" w:themeTint="F2"/>
          <w:sz w:val="28"/>
          <w:szCs w:val="28"/>
        </w:rPr>
        <w:t>的外部存储设备，例如电子设备</w:t>
      </w:r>
      <w:r w:rsidRPr="00E07785">
        <w:rPr>
          <w:rFonts w:eastAsia="楷体"/>
          <w:color w:val="0D0D0D" w:themeColor="text1" w:themeTint="F2"/>
          <w:sz w:val="28"/>
          <w:szCs w:val="28"/>
        </w:rPr>
        <w:t>3</w:t>
      </w:r>
      <w:r w:rsidRPr="00E07785">
        <w:rPr>
          <w:rFonts w:eastAsia="楷体"/>
          <w:color w:val="0D0D0D" w:themeColor="text1" w:themeTint="F2"/>
          <w:sz w:val="28"/>
          <w:szCs w:val="28"/>
        </w:rPr>
        <w:t>上配备的插接式硬盘，智能存储卡（</w:t>
      </w:r>
      <w:r w:rsidRPr="00E07785">
        <w:rPr>
          <w:rFonts w:eastAsia="楷体"/>
          <w:color w:val="0D0D0D" w:themeColor="text1" w:themeTint="F2"/>
          <w:sz w:val="28"/>
          <w:szCs w:val="28"/>
        </w:rPr>
        <w:t>Smart Media Card</w:t>
      </w:r>
      <w:r w:rsidRPr="00E07785">
        <w:rPr>
          <w:rFonts w:eastAsia="楷体"/>
          <w:color w:val="0D0D0D" w:themeColor="text1" w:themeTint="F2"/>
          <w:sz w:val="28"/>
          <w:szCs w:val="28"/>
        </w:rPr>
        <w:t>，</w:t>
      </w:r>
      <w:r w:rsidRPr="00E07785">
        <w:rPr>
          <w:rFonts w:eastAsia="楷体"/>
          <w:color w:val="0D0D0D" w:themeColor="text1" w:themeTint="F2"/>
          <w:sz w:val="28"/>
          <w:szCs w:val="28"/>
        </w:rPr>
        <w:t>SMC</w:t>
      </w:r>
      <w:r w:rsidRPr="00E07785">
        <w:rPr>
          <w:rFonts w:eastAsia="楷体"/>
          <w:color w:val="0D0D0D" w:themeColor="text1" w:themeTint="F2"/>
          <w:sz w:val="28"/>
          <w:szCs w:val="28"/>
        </w:rPr>
        <w:t>），安全数字（</w:t>
      </w:r>
      <w:r w:rsidRPr="00E07785">
        <w:rPr>
          <w:rFonts w:eastAsia="楷体"/>
          <w:color w:val="0D0D0D" w:themeColor="text1" w:themeTint="F2"/>
          <w:sz w:val="28"/>
          <w:szCs w:val="28"/>
        </w:rPr>
        <w:t>Secure Digital</w:t>
      </w:r>
      <w:r w:rsidRPr="00E07785">
        <w:rPr>
          <w:rFonts w:eastAsia="楷体"/>
          <w:color w:val="0D0D0D" w:themeColor="text1" w:themeTint="F2"/>
          <w:sz w:val="28"/>
          <w:szCs w:val="28"/>
        </w:rPr>
        <w:t>，</w:t>
      </w:r>
      <w:r w:rsidRPr="00E07785">
        <w:rPr>
          <w:rFonts w:eastAsia="楷体"/>
          <w:color w:val="0D0D0D" w:themeColor="text1" w:themeTint="F2"/>
          <w:sz w:val="28"/>
          <w:szCs w:val="28"/>
        </w:rPr>
        <w:t>SD</w:t>
      </w:r>
      <w:r w:rsidRPr="00E07785">
        <w:rPr>
          <w:rFonts w:eastAsia="楷体"/>
          <w:color w:val="0D0D0D" w:themeColor="text1" w:themeTint="F2"/>
          <w:sz w:val="28"/>
          <w:szCs w:val="28"/>
        </w:rPr>
        <w:t>）卡，闪存卡（</w:t>
      </w:r>
      <w:r w:rsidRPr="00E07785">
        <w:rPr>
          <w:rFonts w:eastAsia="楷体"/>
          <w:color w:val="0D0D0D" w:themeColor="text1" w:themeTint="F2"/>
          <w:sz w:val="28"/>
          <w:szCs w:val="28"/>
        </w:rPr>
        <w:t>Flash Card</w:t>
      </w:r>
      <w:r w:rsidRPr="00E07785">
        <w:rPr>
          <w:rFonts w:eastAsia="楷体"/>
          <w:color w:val="0D0D0D" w:themeColor="text1" w:themeTint="F2"/>
          <w:sz w:val="28"/>
          <w:szCs w:val="28"/>
        </w:rPr>
        <w:t>）等。进一步地，存储器</w:t>
      </w:r>
      <w:r w:rsidRPr="00E07785">
        <w:rPr>
          <w:rFonts w:eastAsia="楷体"/>
          <w:color w:val="0D0D0D" w:themeColor="text1" w:themeTint="F2"/>
          <w:sz w:val="28"/>
          <w:szCs w:val="28"/>
        </w:rPr>
        <w:t>31</w:t>
      </w:r>
      <w:r w:rsidRPr="00E07785">
        <w:rPr>
          <w:rFonts w:eastAsia="楷体"/>
          <w:color w:val="0D0D0D" w:themeColor="text1" w:themeTint="F2"/>
          <w:sz w:val="28"/>
          <w:szCs w:val="28"/>
        </w:rPr>
        <w:t>还可以既包括电子设备</w:t>
      </w:r>
      <w:r w:rsidRPr="00E07785">
        <w:rPr>
          <w:rFonts w:eastAsia="楷体"/>
          <w:color w:val="0D0D0D" w:themeColor="text1" w:themeTint="F2"/>
          <w:sz w:val="28"/>
          <w:szCs w:val="28"/>
        </w:rPr>
        <w:t>3</w:t>
      </w:r>
      <w:r w:rsidRPr="00E07785">
        <w:rPr>
          <w:rFonts w:eastAsia="楷体"/>
          <w:color w:val="0D0D0D" w:themeColor="text1" w:themeTint="F2"/>
          <w:sz w:val="28"/>
          <w:szCs w:val="28"/>
        </w:rPr>
        <w:t>的内部存储单元也包括外部存储设备。存储器</w:t>
      </w:r>
      <w:r w:rsidRPr="00E07785">
        <w:rPr>
          <w:rFonts w:eastAsia="楷体"/>
          <w:color w:val="0D0D0D" w:themeColor="text1" w:themeTint="F2"/>
          <w:sz w:val="28"/>
          <w:szCs w:val="28"/>
        </w:rPr>
        <w:t>31</w:t>
      </w:r>
      <w:r w:rsidRPr="00E07785">
        <w:rPr>
          <w:rFonts w:eastAsia="楷体"/>
          <w:color w:val="0D0D0D" w:themeColor="text1" w:themeTint="F2"/>
          <w:sz w:val="28"/>
          <w:szCs w:val="28"/>
        </w:rPr>
        <w:t>用于存储计算机程序以及电子设备所需的其他程序和数据。存储器</w:t>
      </w:r>
      <w:r w:rsidRPr="00E07785">
        <w:rPr>
          <w:rFonts w:eastAsia="楷体"/>
          <w:color w:val="0D0D0D" w:themeColor="text1" w:themeTint="F2"/>
          <w:sz w:val="28"/>
          <w:szCs w:val="28"/>
        </w:rPr>
        <w:t>31</w:t>
      </w:r>
      <w:r w:rsidRPr="00E07785">
        <w:rPr>
          <w:rFonts w:eastAsia="楷体"/>
          <w:color w:val="0D0D0D" w:themeColor="text1" w:themeTint="F2"/>
          <w:sz w:val="28"/>
          <w:szCs w:val="28"/>
        </w:rPr>
        <w:t>还可以用于暂时地存储已经输出或者将要输出的数据。</w:t>
      </w:r>
    </w:p>
    <w:p w14:paraId="6BB38359"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所属领域的技术人员可以清楚地了解到，为了描述的方便和简洁，仅以上述各功能单元、模块的划分进行举例说明，实际应用中，可以根据需要而将上述功能分配由不同的功能单元、模块完成，即，将装置的内部结构划分成不同的功能单元或模块，以完成以上描述的全部或者部分功能。实施例中的各功能单元、模块可以集成在一个处理单元中，也可以是各个单元单独物理存在，也可以两个或两个以上单元集成在一个单元中，上述集成的单元既可以采用硬件的形式实现，也可以采用软件功能单元的形式实现。另外，各功能单元、模块的具体名称也只是为了便于相互区分，并不用于限制本申请的保护范围。上述装置中单元、模块的具体工作过程，可以参考前述方法实施例中的对应过程，在此不再赘述。</w:t>
      </w:r>
    </w:p>
    <w:p w14:paraId="60C2CE83"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在上述实施例中，对各个实施例的描述都各有侧重，某个实施例中没有详述或记载的部分，可以参见其它实施例的相关描述。</w:t>
      </w:r>
    </w:p>
    <w:p w14:paraId="2C79680F"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lastRenderedPageBreak/>
        <w:t>本领域普通技术人员可以意识到，结合本文中所公开的实施例描述的各示例的单元及算法步骤，能够以电子硬件、或者计算机软件和电子硬件的结合来实现。这些功能究竟以硬件还是软件方式来执行，取决于技术方案的特定应用和设计约束条件。专业技术人员可以对每个特定的应用来使用不同方法来实现所描述的功能，但是这种实现不应认为超出本申请的范围。</w:t>
      </w:r>
    </w:p>
    <w:p w14:paraId="4899D393"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在本申请所提供的实施例中，应该理解到，所揭露的装置</w:t>
      </w:r>
      <w:r w:rsidRPr="00E07785">
        <w:rPr>
          <w:rFonts w:eastAsia="楷体"/>
          <w:color w:val="0D0D0D" w:themeColor="text1" w:themeTint="F2"/>
          <w:sz w:val="28"/>
          <w:szCs w:val="28"/>
        </w:rPr>
        <w:t>/</w:t>
      </w:r>
      <w:r w:rsidRPr="00E07785">
        <w:rPr>
          <w:rFonts w:eastAsia="楷体"/>
          <w:color w:val="0D0D0D" w:themeColor="text1" w:themeTint="F2"/>
          <w:sz w:val="28"/>
          <w:szCs w:val="28"/>
        </w:rPr>
        <w:t>电子设备和方法，可以通过其它的方式实现。例如，以上所描述的装置</w:t>
      </w:r>
      <w:r w:rsidRPr="00E07785">
        <w:rPr>
          <w:rFonts w:eastAsia="楷体"/>
          <w:color w:val="0D0D0D" w:themeColor="text1" w:themeTint="F2"/>
          <w:sz w:val="28"/>
          <w:szCs w:val="28"/>
        </w:rPr>
        <w:t>/</w:t>
      </w:r>
      <w:r w:rsidRPr="00E07785">
        <w:rPr>
          <w:rFonts w:eastAsia="楷体"/>
          <w:color w:val="0D0D0D" w:themeColor="text1" w:themeTint="F2"/>
          <w:sz w:val="28"/>
          <w:szCs w:val="28"/>
        </w:rPr>
        <w:t>电子设备实施例仅仅是示意性的，例如，模块或单元的划分，仅仅为一种逻辑功能划分，实际实现时可以有另外的划分方式，例如多个单元或组件可以结合或者可以集成到另一个装置，或一些特征可以忽略，或不执行。另一点，所显示或讨论的相互之间的耦合或直接耦合或通讯连接可以是通过一些接口，装置或单元的间接耦合或通讯连接，可以是电性，机械或其它的形式。</w:t>
      </w:r>
    </w:p>
    <w:p w14:paraId="50569D38"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作为分离部件说明的单元可以是或者也可以不是物理上分开的，作为单元显示的部件可以是或者也可以不是物理单元，即可以位于一个地方，或者也可以分布到多个网络单元上。可以根据实际的需要选择其中的部分或者全部单元来实现本实施例方案的目的。</w:t>
      </w:r>
    </w:p>
    <w:p w14:paraId="25DA5FFC"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另外，在本申请各个实施例中的各功能单元可以集成在一个处理单元中，也可以是各个单元单独物理存在，也可以两个或两个以上单元集成在一个单元中。上述集成的单元既可以采用硬件的形式实现，也可以采用软件功能单元的形式实现。</w:t>
      </w:r>
    </w:p>
    <w:p w14:paraId="45A11CF0" w14:textId="249BA3C5"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pPr>
      <w:r w:rsidRPr="00E07785">
        <w:rPr>
          <w:rFonts w:eastAsia="楷体"/>
          <w:color w:val="0D0D0D" w:themeColor="text1" w:themeTint="F2"/>
          <w:sz w:val="28"/>
          <w:szCs w:val="28"/>
        </w:rPr>
        <w:t>集成的模块</w:t>
      </w:r>
      <w:r w:rsidRPr="00E07785">
        <w:rPr>
          <w:rFonts w:eastAsia="楷体"/>
          <w:color w:val="0D0D0D" w:themeColor="text1" w:themeTint="F2"/>
          <w:sz w:val="28"/>
          <w:szCs w:val="28"/>
        </w:rPr>
        <w:t>/</w:t>
      </w:r>
      <w:r w:rsidRPr="00E07785">
        <w:rPr>
          <w:rFonts w:eastAsia="楷体"/>
          <w:color w:val="0D0D0D" w:themeColor="text1" w:themeTint="F2"/>
          <w:sz w:val="28"/>
          <w:szCs w:val="28"/>
        </w:rPr>
        <w:t>单元如果以软件功能单元的形式实现并作为独立的产品销售或使用时，可以存储在一个存储介质中。基于这样的理解，本申请实现上述实施例方法中的全部或部分流程，也可以通过计算机程序来指令相关的硬件来完成，</w:t>
      </w:r>
      <w:del w:id="102" w:author="hmp241506@outlook.com" w:date="2026-08-07T17:19:00Z" w16du:dateUtc="2026-08-07T09:19:00Z">
        <w:r w:rsidR="00000C05" w:rsidRPr="00E07785" w:rsidDel="009A346B">
          <w:rPr>
            <w:rFonts w:eastAsia="楷体"/>
            <w:color w:val="0D0D0D" w:themeColor="text1" w:themeTint="F2"/>
            <w:sz w:val="28"/>
            <w:szCs w:val="28"/>
          </w:rPr>
          <w:delText>音</w:delText>
        </w:r>
        <w:r w:rsidR="00000C05" w:rsidRPr="00E07785" w:rsidDel="009A346B">
          <w:rPr>
            <w:rFonts w:eastAsia="楷体"/>
            <w:color w:val="0D0D0D" w:themeColor="text1" w:themeTint="F2"/>
            <w:sz w:val="28"/>
            <w:szCs w:val="28"/>
          </w:rPr>
          <w:lastRenderedPageBreak/>
          <w:delText>频源分离方法</w:delText>
        </w:r>
      </w:del>
      <w:ins w:id="103" w:author="hmp241506@outlook.com" w:date="2026-08-07T17:19:00Z" w16du:dateUtc="2026-08-07T09:19:00Z">
        <w:r w:rsidR="009A346B">
          <w:rPr>
            <w:rFonts w:eastAsia="楷体"/>
            <w:color w:val="0D0D0D" w:themeColor="text1" w:themeTint="F2"/>
            <w:sz w:val="28"/>
            <w:szCs w:val="28"/>
          </w:rPr>
          <w:t>面向音乐源分离的主客观协同评估方法</w:t>
        </w:r>
      </w:ins>
      <w:r w:rsidRPr="00E07785">
        <w:rPr>
          <w:rFonts w:eastAsia="楷体"/>
          <w:color w:val="0D0D0D" w:themeColor="text1" w:themeTint="F2"/>
          <w:sz w:val="28"/>
          <w:szCs w:val="28"/>
        </w:rPr>
        <w:t>的计算机程序可存储于一存储介质中，该计算机程序在被处理器执行时，可实现上述各个方法实施例的步骤，即，</w:t>
      </w:r>
      <w:r w:rsidR="00270F20" w:rsidRPr="00E07785">
        <w:rPr>
          <w:rFonts w:eastAsia="楷体"/>
          <w:color w:val="000000" w:themeColor="text1"/>
          <w:sz w:val="28"/>
          <w:szCs w:val="28"/>
        </w:rPr>
        <w:t>获取混合音频数据及其对应的纯净源数据；调用多种预设的源分离算法对混合音频数据进行并行推理，得到各算法的分离结果，并自动计算各分离结果的客观评估指标及其误差区间，</w:t>
      </w:r>
      <w:r w:rsidR="00270F20" w:rsidRPr="00E07785">
        <w:rPr>
          <w:rFonts w:eastAsia="楷体" w:hint="eastAsia"/>
          <w:color w:val="000000" w:themeColor="text1"/>
          <w:sz w:val="28"/>
          <w:szCs w:val="28"/>
        </w:rPr>
        <w:t>其中，</w:t>
      </w:r>
      <w:r w:rsidR="00270F20" w:rsidRPr="00E07785">
        <w:rPr>
          <w:rFonts w:eastAsia="楷体"/>
          <w:color w:val="000000" w:themeColor="text1"/>
          <w:sz w:val="28"/>
          <w:szCs w:val="28"/>
        </w:rPr>
        <w:t>并行推理包括对混合音频数据进行语音分析、语音识别和语音处理中的至少一种处理方式；通过可视化界面呈现分离结果与纯净源数据的波形图和频谱图，以供专家进行同步试听并对各声源的分离质量进行主观评分；基于主观评分生成单源定向加权损失函数，并结合客观评估指标的误差区间，对源分离模型进行梯度回传与增量训练，以优化模型对特定声源的分离性能；利用优化后的源分离模型处理新的混合音频数据，生成分离后的纯净音轨，</w:t>
      </w:r>
      <w:r w:rsidR="00270F20" w:rsidRPr="00E07785">
        <w:rPr>
          <w:rFonts w:eastAsia="楷体" w:hint="eastAsia"/>
          <w:color w:val="000000" w:themeColor="text1"/>
          <w:sz w:val="28"/>
          <w:szCs w:val="28"/>
        </w:rPr>
        <w:t>其中，</w:t>
      </w:r>
      <w:r w:rsidR="00270F20" w:rsidRPr="00E07785">
        <w:rPr>
          <w:rFonts w:eastAsia="楷体"/>
          <w:color w:val="000000" w:themeColor="text1"/>
          <w:sz w:val="28"/>
          <w:szCs w:val="28"/>
        </w:rPr>
        <w:t>处理新的混合音频数据至少包括对新的混合音频数据进行音频编码或解码</w:t>
      </w:r>
      <w:r w:rsidRPr="00E07785">
        <w:rPr>
          <w:rFonts w:eastAsia="楷体"/>
          <w:color w:val="0D0D0D" w:themeColor="text1" w:themeTint="F2"/>
          <w:sz w:val="28"/>
          <w:szCs w:val="28"/>
        </w:rPr>
        <w:t>。其中，计算机程序包括计算机程序代码，计算机程序代码可以为源代码形式、对象代码形式、可执行文件或某些中间形式等。存储介质可以包括：能够携带计算机程序代码的任何实体或装置、记录介质、</w:t>
      </w:r>
      <w:r w:rsidRPr="00E07785">
        <w:rPr>
          <w:rFonts w:eastAsia="楷体"/>
          <w:color w:val="0D0D0D" w:themeColor="text1" w:themeTint="F2"/>
          <w:sz w:val="28"/>
          <w:szCs w:val="28"/>
        </w:rPr>
        <w:t>U</w:t>
      </w:r>
      <w:r w:rsidRPr="00E07785">
        <w:rPr>
          <w:rFonts w:eastAsia="楷体"/>
          <w:color w:val="0D0D0D" w:themeColor="text1" w:themeTint="F2"/>
          <w:sz w:val="28"/>
          <w:szCs w:val="28"/>
        </w:rPr>
        <w:t>盘、移动硬盘、磁碟、光盘、计算机存储器、只读内存（</w:t>
      </w:r>
      <w:r w:rsidRPr="00E07785">
        <w:rPr>
          <w:rFonts w:eastAsia="楷体"/>
          <w:color w:val="0D0D0D" w:themeColor="text1" w:themeTint="F2"/>
          <w:sz w:val="28"/>
          <w:szCs w:val="28"/>
        </w:rPr>
        <w:t>ROM</w:t>
      </w:r>
      <w:r w:rsidRPr="00E07785">
        <w:rPr>
          <w:rFonts w:eastAsia="楷体"/>
          <w:color w:val="0D0D0D" w:themeColor="text1" w:themeTint="F2"/>
          <w:sz w:val="28"/>
          <w:szCs w:val="28"/>
        </w:rPr>
        <w:t>，</w:t>
      </w:r>
      <w:r w:rsidRPr="00E07785">
        <w:rPr>
          <w:rFonts w:eastAsia="楷体"/>
          <w:color w:val="0D0D0D" w:themeColor="text1" w:themeTint="F2"/>
          <w:sz w:val="28"/>
          <w:szCs w:val="28"/>
        </w:rPr>
        <w:t>Read-Only Memory</w:t>
      </w:r>
      <w:r w:rsidRPr="00E07785">
        <w:rPr>
          <w:rFonts w:eastAsia="楷体"/>
          <w:color w:val="0D0D0D" w:themeColor="text1" w:themeTint="F2"/>
          <w:sz w:val="28"/>
          <w:szCs w:val="28"/>
        </w:rPr>
        <w:t>）、随机存取存储器（</w:t>
      </w:r>
      <w:r w:rsidRPr="00E07785">
        <w:rPr>
          <w:rFonts w:eastAsia="楷体"/>
          <w:color w:val="0D0D0D" w:themeColor="text1" w:themeTint="F2"/>
          <w:sz w:val="28"/>
          <w:szCs w:val="28"/>
        </w:rPr>
        <w:t>RAM</w:t>
      </w:r>
      <w:r w:rsidRPr="00E07785">
        <w:rPr>
          <w:rFonts w:eastAsia="楷体"/>
          <w:color w:val="0D0D0D" w:themeColor="text1" w:themeTint="F2"/>
          <w:sz w:val="28"/>
          <w:szCs w:val="28"/>
        </w:rPr>
        <w:t>，</w:t>
      </w:r>
      <w:r w:rsidRPr="00E07785">
        <w:rPr>
          <w:rFonts w:eastAsia="楷体"/>
          <w:color w:val="0D0D0D" w:themeColor="text1" w:themeTint="F2"/>
          <w:sz w:val="28"/>
          <w:szCs w:val="28"/>
        </w:rPr>
        <w:t>Random Access Memory</w:t>
      </w:r>
      <w:r w:rsidRPr="00E07785">
        <w:rPr>
          <w:rFonts w:eastAsia="楷体"/>
          <w:color w:val="0D0D0D" w:themeColor="text1" w:themeTint="F2"/>
          <w:sz w:val="28"/>
          <w:szCs w:val="28"/>
        </w:rPr>
        <w:t>）、电载波信号、电信信号以及软件分发介质等。需要说明的是，存储介质包含的内容可以根据司法管辖区内立法和专利实践的要求进行适当的增减，例如在某些司法管辖区，根据立法和专利实践，存储介质不包括电载波信号和电信信号。</w:t>
      </w:r>
    </w:p>
    <w:p w14:paraId="50E00D96" w14:textId="77777777" w:rsidR="00921D7A" w:rsidRPr="00E07785" w:rsidRDefault="00000000">
      <w:pPr>
        <w:pStyle w:val="o"/>
        <w:adjustRightInd/>
        <w:spacing w:line="360" w:lineRule="auto"/>
        <w:ind w:firstLineChars="200" w:firstLine="560"/>
        <w:jc w:val="both"/>
        <w:rPr>
          <w:rFonts w:eastAsia="楷体"/>
          <w:color w:val="0D0D0D" w:themeColor="text1" w:themeTint="F2"/>
          <w:sz w:val="28"/>
          <w:szCs w:val="28"/>
        </w:rPr>
        <w:sectPr w:rsidR="00921D7A" w:rsidRPr="00E07785">
          <w:footerReference w:type="default" r:id="rId10"/>
          <w:pgSz w:w="11906" w:h="16838"/>
          <w:pgMar w:top="1134" w:right="1134" w:bottom="1134" w:left="1134" w:header="851" w:footer="992" w:gutter="0"/>
          <w:pgNumType w:start="1"/>
          <w:cols w:space="425"/>
          <w:docGrid w:type="lines" w:linePitch="312"/>
        </w:sectPr>
      </w:pPr>
      <w:r w:rsidRPr="00E07785">
        <w:rPr>
          <w:rFonts w:eastAsia="楷体"/>
          <w:color w:val="0D0D0D" w:themeColor="text1" w:themeTint="F2"/>
          <w:sz w:val="28"/>
          <w:szCs w:val="28"/>
        </w:rPr>
        <w:t>以上实施例仅用以说明本申请的技术方案，而非对其限制；尽管参照前述实施例对本申请进行了详细的说明，本领域的普通技术人员应当理解：其依然可以对前述各实施例所记载的技术方案进行修改，或者对其中部分技术特征进行等同替换；而这些修改或者替换，并不使相应技术方案的本质脱离本申请各实施例</w:t>
      </w:r>
      <w:r w:rsidRPr="00E07785">
        <w:rPr>
          <w:rFonts w:eastAsia="楷体"/>
          <w:color w:val="0D0D0D" w:themeColor="text1" w:themeTint="F2"/>
          <w:sz w:val="28"/>
          <w:szCs w:val="28"/>
        </w:rPr>
        <w:lastRenderedPageBreak/>
        <w:t>技术方案的精神和范围，均应包含在本申请的保护范围之内。以上所述的具体实施方式，对本申请的目的、技术方案和有益效果进行了进一步详细说明，所应理解的是，以上所述仅为本申请的具体实施方式而已，并不用于限定本申请的保护范围，凡在本申请的精神和原则之内，所做的任何修改、等同替换、改进等，均应包含在本申请的保护范围之内。</w:t>
      </w:r>
    </w:p>
    <w:p w14:paraId="3E760AA2" w14:textId="77777777" w:rsidR="00921D7A" w:rsidRPr="00E07785" w:rsidRDefault="00000000">
      <w:pPr>
        <w:pageBreakBefore/>
        <w:pBdr>
          <w:bottom w:val="single" w:sz="6" w:space="1" w:color="auto"/>
        </w:pBdr>
        <w:spacing w:line="360" w:lineRule="auto"/>
        <w:jc w:val="center"/>
        <w:rPr>
          <w:rFonts w:eastAsia="楷体"/>
          <w:b/>
          <w:bCs/>
          <w:color w:val="0D0D0D" w:themeColor="text1" w:themeTint="F2"/>
          <w:kern w:val="0"/>
          <w:sz w:val="30"/>
          <w:szCs w:val="28"/>
        </w:rPr>
      </w:pPr>
      <w:r w:rsidRPr="00E07785">
        <w:rPr>
          <w:rFonts w:eastAsia="楷体"/>
          <w:b/>
          <w:bCs/>
          <w:color w:val="0D0D0D" w:themeColor="text1" w:themeTint="F2"/>
          <w:spacing w:val="74"/>
          <w:kern w:val="0"/>
          <w:sz w:val="30"/>
          <w:szCs w:val="28"/>
        </w:rPr>
        <w:lastRenderedPageBreak/>
        <w:t>说明书附</w:t>
      </w:r>
      <w:r w:rsidRPr="00E07785">
        <w:rPr>
          <w:rFonts w:eastAsia="楷体"/>
          <w:b/>
          <w:bCs/>
          <w:color w:val="0D0D0D" w:themeColor="text1" w:themeTint="F2"/>
          <w:spacing w:val="1"/>
          <w:kern w:val="0"/>
          <w:sz w:val="30"/>
          <w:szCs w:val="28"/>
        </w:rPr>
        <w:t>图</w:t>
      </w:r>
    </w:p>
    <w:p w14:paraId="5182CC35" w14:textId="77777777" w:rsidR="00921D7A" w:rsidRPr="00E07785" w:rsidRDefault="00921D7A">
      <w:pPr>
        <w:spacing w:line="360" w:lineRule="auto"/>
        <w:jc w:val="center"/>
        <w:rPr>
          <w:rFonts w:eastAsia="楷体"/>
          <w:color w:val="0D0D0D" w:themeColor="text1" w:themeTint="F2"/>
          <w:sz w:val="28"/>
          <w:szCs w:val="28"/>
        </w:rPr>
      </w:pPr>
    </w:p>
    <w:p w14:paraId="21E0E18D" w14:textId="5AD67AC0" w:rsidR="00921D7A" w:rsidRPr="00E07785" w:rsidRDefault="009E1EC1">
      <w:pPr>
        <w:spacing w:line="360" w:lineRule="auto"/>
        <w:jc w:val="center"/>
        <w:rPr>
          <w:rFonts w:eastAsia="楷体"/>
          <w:color w:val="0D0D0D" w:themeColor="text1" w:themeTint="F2"/>
          <w:sz w:val="28"/>
          <w:szCs w:val="28"/>
        </w:rPr>
      </w:pPr>
      <w:r w:rsidRPr="00E07785">
        <w:rPr>
          <w:rFonts w:hint="eastAsia"/>
        </w:rPr>
        <w:object w:dxaOrig="6063" w:dyaOrig="8888" w14:anchorId="5DB09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2.8pt;height:444.7pt" o:ole="">
            <v:imagedata r:id="rId11" o:title=""/>
          </v:shape>
          <o:OLEObject Type="Embed" ProgID="Visio.Drawing.11" ShapeID="_x0000_i1025" DrawAspect="Content" ObjectID="_1847629117" r:id="rId12"/>
        </w:object>
      </w:r>
    </w:p>
    <w:p w14:paraId="4B399EF6" w14:textId="77777777" w:rsidR="00921D7A" w:rsidRPr="00E07785" w:rsidRDefault="00000000">
      <w:pPr>
        <w:spacing w:line="360" w:lineRule="auto"/>
        <w:jc w:val="center"/>
        <w:rPr>
          <w:rFonts w:eastAsia="楷体"/>
          <w:b/>
          <w:color w:val="0D0D0D" w:themeColor="text1" w:themeTint="F2"/>
          <w:sz w:val="28"/>
          <w:szCs w:val="28"/>
        </w:rPr>
      </w:pPr>
      <w:r w:rsidRPr="00E07785">
        <w:rPr>
          <w:rFonts w:eastAsia="楷体"/>
          <w:b/>
          <w:color w:val="0D0D0D" w:themeColor="text1" w:themeTint="F2"/>
          <w:sz w:val="28"/>
          <w:szCs w:val="28"/>
        </w:rPr>
        <w:t>图</w:t>
      </w:r>
      <w:r w:rsidRPr="00E07785">
        <w:rPr>
          <w:rFonts w:eastAsia="楷体"/>
          <w:b/>
          <w:color w:val="0D0D0D" w:themeColor="text1" w:themeTint="F2"/>
          <w:sz w:val="28"/>
          <w:szCs w:val="28"/>
        </w:rPr>
        <w:t>1</w:t>
      </w:r>
    </w:p>
    <w:p w14:paraId="7C941ACE" w14:textId="77777777" w:rsidR="00921D7A" w:rsidRPr="00E07785" w:rsidRDefault="00921D7A">
      <w:pPr>
        <w:spacing w:line="360" w:lineRule="auto"/>
        <w:jc w:val="center"/>
        <w:rPr>
          <w:rFonts w:eastAsia="楷体"/>
          <w:b/>
          <w:color w:val="0D0D0D" w:themeColor="text1" w:themeTint="F2"/>
          <w:sz w:val="28"/>
          <w:szCs w:val="28"/>
        </w:rPr>
      </w:pPr>
    </w:p>
    <w:p w14:paraId="58D55010" w14:textId="511D640C" w:rsidR="00921D7A" w:rsidRPr="00E07785" w:rsidRDefault="009E1EC1">
      <w:pPr>
        <w:spacing w:line="360" w:lineRule="auto"/>
        <w:jc w:val="center"/>
        <w:rPr>
          <w:rFonts w:eastAsia="楷体"/>
          <w:b/>
          <w:color w:val="0D0D0D" w:themeColor="text1" w:themeTint="F2"/>
          <w:sz w:val="28"/>
          <w:szCs w:val="28"/>
        </w:rPr>
      </w:pPr>
      <w:r w:rsidRPr="00E07785">
        <w:rPr>
          <w:rFonts w:hint="eastAsia"/>
        </w:rPr>
        <w:object w:dxaOrig="6693" w:dyaOrig="2519" w14:anchorId="17346BEF">
          <v:shape id="_x0000_i1026" type="#_x0000_t75" style="width:334.6pt;height:125.65pt" o:ole="">
            <v:imagedata r:id="rId13" o:title=""/>
          </v:shape>
          <o:OLEObject Type="Embed" ProgID="Visio.Drawing.11" ShapeID="_x0000_i1026" DrawAspect="Content" ObjectID="_1847629118" r:id="rId14"/>
        </w:object>
      </w:r>
    </w:p>
    <w:p w14:paraId="210DEEE4" w14:textId="77777777" w:rsidR="00921D7A" w:rsidRPr="00E07785" w:rsidRDefault="00000000">
      <w:pPr>
        <w:spacing w:line="360" w:lineRule="auto"/>
        <w:jc w:val="center"/>
        <w:rPr>
          <w:rFonts w:eastAsia="楷体"/>
          <w:b/>
          <w:color w:val="0D0D0D" w:themeColor="text1" w:themeTint="F2"/>
          <w:sz w:val="28"/>
          <w:szCs w:val="28"/>
        </w:rPr>
      </w:pPr>
      <w:r w:rsidRPr="00E07785">
        <w:rPr>
          <w:rFonts w:eastAsia="楷体"/>
          <w:b/>
          <w:color w:val="0D0D0D" w:themeColor="text1" w:themeTint="F2"/>
          <w:sz w:val="28"/>
          <w:szCs w:val="28"/>
        </w:rPr>
        <w:t>图</w:t>
      </w:r>
      <w:r w:rsidRPr="00E07785">
        <w:rPr>
          <w:rFonts w:eastAsia="楷体"/>
          <w:b/>
          <w:color w:val="0D0D0D" w:themeColor="text1" w:themeTint="F2"/>
          <w:sz w:val="28"/>
          <w:szCs w:val="28"/>
        </w:rPr>
        <w:t>2</w:t>
      </w:r>
    </w:p>
    <w:p w14:paraId="09069052" w14:textId="77777777" w:rsidR="00921D7A" w:rsidRPr="00E07785" w:rsidRDefault="00921D7A">
      <w:pPr>
        <w:spacing w:line="360" w:lineRule="auto"/>
        <w:jc w:val="center"/>
        <w:rPr>
          <w:rFonts w:eastAsia="楷体"/>
          <w:b/>
          <w:color w:val="0D0D0D" w:themeColor="text1" w:themeTint="F2"/>
          <w:sz w:val="28"/>
          <w:szCs w:val="28"/>
        </w:rPr>
      </w:pPr>
    </w:p>
    <w:p w14:paraId="080D516C" w14:textId="77777777" w:rsidR="00921D7A" w:rsidRPr="00E07785" w:rsidRDefault="00000000">
      <w:pPr>
        <w:spacing w:line="360" w:lineRule="auto"/>
        <w:jc w:val="center"/>
        <w:rPr>
          <w:rFonts w:eastAsia="楷体"/>
          <w:b/>
          <w:color w:val="0D0D0D" w:themeColor="text1" w:themeTint="F2"/>
          <w:sz w:val="28"/>
          <w:szCs w:val="28"/>
        </w:rPr>
      </w:pPr>
      <w:r w:rsidRPr="00E07785">
        <w:object w:dxaOrig="6036" w:dyaOrig="3735" w14:anchorId="181E2CF3">
          <v:shape id="_x0000_i1027" type="#_x0000_t75" style="width:301.4pt;height:186.35pt" o:ole="">
            <v:imagedata r:id="rId15" o:title=""/>
          </v:shape>
          <o:OLEObject Type="Embed" ProgID="Visio.Drawing.11" ShapeID="_x0000_i1027" DrawAspect="Content" ObjectID="_1847629119" r:id="rId16"/>
        </w:object>
      </w:r>
    </w:p>
    <w:p w14:paraId="40C42E79" w14:textId="77777777" w:rsidR="00921D7A" w:rsidRDefault="00000000">
      <w:pPr>
        <w:spacing w:line="360" w:lineRule="auto"/>
        <w:jc w:val="center"/>
        <w:rPr>
          <w:ins w:id="104" w:author="hmp241506@outlook.com" w:date="2026-08-07T17:31:00Z" w16du:dateUtc="2026-08-07T09:31:00Z"/>
          <w:rFonts w:eastAsia="楷体"/>
          <w:b/>
          <w:color w:val="0D0D0D" w:themeColor="text1" w:themeTint="F2"/>
          <w:sz w:val="28"/>
          <w:szCs w:val="28"/>
        </w:rPr>
      </w:pPr>
      <w:r w:rsidRPr="00E07785">
        <w:rPr>
          <w:rFonts w:eastAsia="楷体"/>
          <w:b/>
          <w:color w:val="0D0D0D" w:themeColor="text1" w:themeTint="F2"/>
          <w:sz w:val="28"/>
          <w:szCs w:val="28"/>
        </w:rPr>
        <w:t>图</w:t>
      </w:r>
      <w:r w:rsidRPr="00E07785">
        <w:rPr>
          <w:rFonts w:eastAsia="楷体"/>
          <w:b/>
          <w:color w:val="0D0D0D" w:themeColor="text1" w:themeTint="F2"/>
          <w:sz w:val="28"/>
          <w:szCs w:val="28"/>
        </w:rPr>
        <w:t>3</w:t>
      </w:r>
    </w:p>
    <w:p w14:paraId="408B2E32" w14:textId="2165D099" w:rsidR="006A222C" w:rsidRDefault="006A222C">
      <w:pPr>
        <w:spacing w:line="360" w:lineRule="auto"/>
        <w:jc w:val="center"/>
        <w:rPr>
          <w:ins w:id="105" w:author="hmp241506@outlook.com" w:date="2026-08-07T17:31:00Z" w16du:dateUtc="2026-08-07T09:31:00Z"/>
          <w:rFonts w:eastAsia="楷体"/>
          <w:b/>
          <w:color w:val="0D0D0D" w:themeColor="text1" w:themeTint="F2"/>
          <w:sz w:val="28"/>
          <w:szCs w:val="28"/>
        </w:rPr>
      </w:pPr>
      <w:ins w:id="106" w:author="hmp241506@outlook.com" w:date="2026-08-07T17:31:00Z" w16du:dateUtc="2026-08-07T09:31:00Z">
        <w:r>
          <w:rPr>
            <w:noProof/>
          </w:rPr>
          <w:drawing>
            <wp:inline distT="0" distB="0" distL="114300" distR="114300" wp14:anchorId="5A0053F9" wp14:editId="58E93650">
              <wp:extent cx="5274310" cy="2414866"/>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5274310" cy="2414866"/>
                      </a:xfrm>
                      <a:prstGeom prst="rect">
                        <a:avLst/>
                      </a:prstGeom>
                    </pic:spPr>
                  </pic:pic>
                </a:graphicData>
              </a:graphic>
            </wp:inline>
          </w:drawing>
        </w:r>
      </w:ins>
    </w:p>
    <w:p w14:paraId="43DD6C81" w14:textId="3F324C3E" w:rsidR="006A222C" w:rsidRDefault="006A222C" w:rsidP="006A222C">
      <w:pPr>
        <w:spacing w:line="360" w:lineRule="auto"/>
        <w:jc w:val="center"/>
        <w:rPr>
          <w:ins w:id="107" w:author="hmp241506@outlook.com" w:date="2026-08-07T17:31:00Z" w16du:dateUtc="2026-08-07T09:31:00Z"/>
          <w:rFonts w:eastAsia="楷体"/>
          <w:b/>
          <w:color w:val="0D0D0D" w:themeColor="text1" w:themeTint="F2"/>
          <w:sz w:val="28"/>
          <w:szCs w:val="28"/>
        </w:rPr>
      </w:pPr>
      <w:ins w:id="108" w:author="hmp241506@outlook.com" w:date="2026-08-07T17:31:00Z" w16du:dateUtc="2026-08-07T09:31:00Z">
        <w:r w:rsidRPr="00E07785">
          <w:rPr>
            <w:rFonts w:eastAsia="楷体"/>
            <w:b/>
            <w:color w:val="0D0D0D" w:themeColor="text1" w:themeTint="F2"/>
            <w:sz w:val="28"/>
            <w:szCs w:val="28"/>
          </w:rPr>
          <w:t>图</w:t>
        </w:r>
        <w:r>
          <w:rPr>
            <w:rFonts w:eastAsia="楷体" w:hint="eastAsia"/>
            <w:b/>
            <w:color w:val="0D0D0D" w:themeColor="text1" w:themeTint="F2"/>
            <w:sz w:val="28"/>
            <w:szCs w:val="28"/>
          </w:rPr>
          <w:t>4</w:t>
        </w:r>
      </w:ins>
    </w:p>
    <w:p w14:paraId="234FDC50" w14:textId="77777777" w:rsidR="006A222C" w:rsidRDefault="006A222C" w:rsidP="006A222C">
      <w:pPr>
        <w:spacing w:line="360" w:lineRule="auto"/>
        <w:jc w:val="center"/>
        <w:rPr>
          <w:ins w:id="109" w:author="hmp241506@outlook.com" w:date="2026-08-07T17:32:00Z" w16du:dateUtc="2026-08-07T09:32:00Z"/>
          <w:rFonts w:eastAsia="楷体"/>
          <w:b/>
          <w:color w:val="0D0D0D" w:themeColor="text1" w:themeTint="F2"/>
          <w:sz w:val="28"/>
          <w:szCs w:val="28"/>
        </w:rPr>
      </w:pPr>
    </w:p>
    <w:p w14:paraId="583AA88A" w14:textId="46AEF222" w:rsidR="006A222C" w:rsidRDefault="006A222C" w:rsidP="006A222C">
      <w:pPr>
        <w:spacing w:line="360" w:lineRule="auto"/>
        <w:jc w:val="center"/>
        <w:rPr>
          <w:ins w:id="110" w:author="hmp241506@outlook.com" w:date="2026-08-07T17:31:00Z" w16du:dateUtc="2026-08-07T09:31:00Z"/>
          <w:rFonts w:eastAsia="楷体" w:hint="eastAsia"/>
          <w:b/>
          <w:color w:val="0D0D0D" w:themeColor="text1" w:themeTint="F2"/>
          <w:sz w:val="28"/>
          <w:szCs w:val="28"/>
        </w:rPr>
      </w:pPr>
      <w:ins w:id="111" w:author="hmp241506@outlook.com" w:date="2026-08-07T17:32:00Z" w16du:dateUtc="2026-08-07T09:32:00Z">
        <w:r>
          <w:rPr>
            <w:noProof/>
          </w:rPr>
          <w:lastRenderedPageBreak/>
          <w:drawing>
            <wp:inline distT="0" distB="0" distL="114300" distR="114300" wp14:anchorId="408BD7EC" wp14:editId="2AB9A80B">
              <wp:extent cx="5274310" cy="311078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8"/>
                      <a:stretch>
                        <a:fillRect/>
                      </a:stretch>
                    </pic:blipFill>
                    <pic:spPr>
                      <a:xfrm>
                        <a:off x="0" y="0"/>
                        <a:ext cx="5274310" cy="3110782"/>
                      </a:xfrm>
                      <a:prstGeom prst="rect">
                        <a:avLst/>
                      </a:prstGeom>
                    </pic:spPr>
                  </pic:pic>
                </a:graphicData>
              </a:graphic>
            </wp:inline>
          </w:drawing>
        </w:r>
      </w:ins>
    </w:p>
    <w:p w14:paraId="6C43FD25" w14:textId="26970954" w:rsidR="006A222C" w:rsidRDefault="006A222C" w:rsidP="006A222C">
      <w:pPr>
        <w:spacing w:line="360" w:lineRule="auto"/>
        <w:jc w:val="center"/>
        <w:rPr>
          <w:ins w:id="112" w:author="hmp241506@outlook.com" w:date="2026-08-07T17:31:00Z" w16du:dateUtc="2026-08-07T09:31:00Z"/>
          <w:rFonts w:eastAsia="楷体"/>
          <w:b/>
          <w:color w:val="0D0D0D" w:themeColor="text1" w:themeTint="F2"/>
          <w:sz w:val="28"/>
          <w:szCs w:val="28"/>
        </w:rPr>
      </w:pPr>
      <w:ins w:id="113" w:author="hmp241506@outlook.com" w:date="2026-08-07T17:31:00Z" w16du:dateUtc="2026-08-07T09:31:00Z">
        <w:r w:rsidRPr="00E07785">
          <w:rPr>
            <w:rFonts w:eastAsia="楷体"/>
            <w:b/>
            <w:color w:val="0D0D0D" w:themeColor="text1" w:themeTint="F2"/>
            <w:sz w:val="28"/>
            <w:szCs w:val="28"/>
          </w:rPr>
          <w:t>图</w:t>
        </w:r>
        <w:r>
          <w:rPr>
            <w:rFonts w:eastAsia="楷体" w:hint="eastAsia"/>
            <w:b/>
            <w:color w:val="0D0D0D" w:themeColor="text1" w:themeTint="F2"/>
            <w:sz w:val="28"/>
            <w:szCs w:val="28"/>
          </w:rPr>
          <w:t>5</w:t>
        </w:r>
      </w:ins>
    </w:p>
    <w:p w14:paraId="355057CB" w14:textId="77777777" w:rsidR="006A222C" w:rsidRDefault="006A222C" w:rsidP="006A222C">
      <w:pPr>
        <w:spacing w:line="360" w:lineRule="auto"/>
        <w:jc w:val="center"/>
        <w:rPr>
          <w:ins w:id="114" w:author="hmp241506@outlook.com" w:date="2026-08-07T17:32:00Z" w16du:dateUtc="2026-08-07T09:32:00Z"/>
          <w:rFonts w:eastAsia="楷体"/>
          <w:b/>
          <w:color w:val="0D0D0D" w:themeColor="text1" w:themeTint="F2"/>
          <w:sz w:val="28"/>
          <w:szCs w:val="28"/>
        </w:rPr>
      </w:pPr>
    </w:p>
    <w:p w14:paraId="42457A6C" w14:textId="5AD878B1" w:rsidR="006A222C" w:rsidRDefault="006A222C" w:rsidP="006A222C">
      <w:pPr>
        <w:spacing w:line="360" w:lineRule="auto"/>
        <w:jc w:val="center"/>
        <w:rPr>
          <w:ins w:id="115" w:author="hmp241506@outlook.com" w:date="2026-08-07T17:31:00Z" w16du:dateUtc="2026-08-07T09:31:00Z"/>
          <w:rFonts w:eastAsia="楷体" w:hint="eastAsia"/>
          <w:b/>
          <w:color w:val="0D0D0D" w:themeColor="text1" w:themeTint="F2"/>
          <w:sz w:val="28"/>
          <w:szCs w:val="28"/>
        </w:rPr>
      </w:pPr>
      <w:ins w:id="116" w:author="hmp241506@outlook.com" w:date="2026-08-07T17:32:00Z" w16du:dateUtc="2026-08-07T09:32:00Z">
        <w:r>
          <w:rPr>
            <w:noProof/>
          </w:rPr>
          <w:drawing>
            <wp:inline distT="0" distB="0" distL="114300" distR="114300" wp14:anchorId="3D9B1237" wp14:editId="061EF22D">
              <wp:extent cx="5274310" cy="3089942"/>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274310" cy="3089942"/>
                      </a:xfrm>
                      <a:prstGeom prst="rect">
                        <a:avLst/>
                      </a:prstGeom>
                    </pic:spPr>
                  </pic:pic>
                </a:graphicData>
              </a:graphic>
            </wp:inline>
          </w:drawing>
        </w:r>
      </w:ins>
    </w:p>
    <w:p w14:paraId="333EBACC" w14:textId="6835F20D" w:rsidR="006A222C" w:rsidRDefault="006A222C" w:rsidP="006A222C">
      <w:pPr>
        <w:spacing w:line="360" w:lineRule="auto"/>
        <w:jc w:val="center"/>
        <w:rPr>
          <w:ins w:id="117" w:author="hmp241506@outlook.com" w:date="2026-08-07T17:31:00Z" w16du:dateUtc="2026-08-07T09:31:00Z"/>
          <w:rFonts w:eastAsia="楷体"/>
          <w:b/>
          <w:color w:val="0D0D0D" w:themeColor="text1" w:themeTint="F2"/>
          <w:sz w:val="28"/>
          <w:szCs w:val="28"/>
        </w:rPr>
      </w:pPr>
      <w:ins w:id="118" w:author="hmp241506@outlook.com" w:date="2026-08-07T17:31:00Z" w16du:dateUtc="2026-08-07T09:31:00Z">
        <w:r w:rsidRPr="00E07785">
          <w:rPr>
            <w:rFonts w:eastAsia="楷体"/>
            <w:b/>
            <w:color w:val="0D0D0D" w:themeColor="text1" w:themeTint="F2"/>
            <w:sz w:val="28"/>
            <w:szCs w:val="28"/>
          </w:rPr>
          <w:t>图</w:t>
        </w:r>
        <w:r>
          <w:rPr>
            <w:rFonts w:eastAsia="楷体" w:hint="eastAsia"/>
            <w:b/>
            <w:color w:val="0D0D0D" w:themeColor="text1" w:themeTint="F2"/>
            <w:sz w:val="28"/>
            <w:szCs w:val="28"/>
          </w:rPr>
          <w:t>6</w:t>
        </w:r>
      </w:ins>
    </w:p>
    <w:p w14:paraId="1429447E" w14:textId="77777777" w:rsidR="006A222C" w:rsidRDefault="006A222C" w:rsidP="006A222C">
      <w:pPr>
        <w:spacing w:line="360" w:lineRule="auto"/>
        <w:jc w:val="center"/>
        <w:rPr>
          <w:ins w:id="119" w:author="hmp241506@outlook.com" w:date="2026-08-07T17:32:00Z" w16du:dateUtc="2026-08-07T09:32:00Z"/>
          <w:rFonts w:eastAsia="楷体"/>
          <w:b/>
          <w:color w:val="0D0D0D" w:themeColor="text1" w:themeTint="F2"/>
          <w:sz w:val="28"/>
          <w:szCs w:val="28"/>
        </w:rPr>
      </w:pPr>
    </w:p>
    <w:p w14:paraId="09234137" w14:textId="7EBC5366" w:rsidR="006A222C" w:rsidRDefault="006A222C" w:rsidP="006A222C">
      <w:pPr>
        <w:spacing w:line="360" w:lineRule="auto"/>
        <w:jc w:val="center"/>
        <w:rPr>
          <w:ins w:id="120" w:author="hmp241506@outlook.com" w:date="2026-08-07T17:31:00Z" w16du:dateUtc="2026-08-07T09:31:00Z"/>
          <w:rFonts w:eastAsia="楷体" w:hint="eastAsia"/>
          <w:b/>
          <w:color w:val="0D0D0D" w:themeColor="text1" w:themeTint="F2"/>
          <w:sz w:val="28"/>
          <w:szCs w:val="28"/>
        </w:rPr>
      </w:pPr>
      <w:ins w:id="121" w:author="hmp241506@outlook.com" w:date="2026-08-07T17:32:00Z" w16du:dateUtc="2026-08-07T09:32:00Z">
        <w:r>
          <w:rPr>
            <w:noProof/>
          </w:rPr>
          <w:lastRenderedPageBreak/>
          <w:drawing>
            <wp:inline distT="0" distB="0" distL="114300" distR="114300" wp14:anchorId="19D8688B" wp14:editId="644FDE0F">
              <wp:extent cx="5274310" cy="2224784"/>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274310" cy="2224784"/>
                      </a:xfrm>
                      <a:prstGeom prst="rect">
                        <a:avLst/>
                      </a:prstGeom>
                    </pic:spPr>
                  </pic:pic>
                </a:graphicData>
              </a:graphic>
            </wp:inline>
          </w:drawing>
        </w:r>
      </w:ins>
    </w:p>
    <w:p w14:paraId="30668674" w14:textId="4C05F800" w:rsidR="006A222C" w:rsidRDefault="006A222C" w:rsidP="006A222C">
      <w:pPr>
        <w:spacing w:line="360" w:lineRule="auto"/>
        <w:jc w:val="center"/>
        <w:rPr>
          <w:ins w:id="122" w:author="hmp241506@outlook.com" w:date="2026-08-07T17:31:00Z" w16du:dateUtc="2026-08-07T09:31:00Z"/>
          <w:rFonts w:eastAsia="楷体"/>
          <w:b/>
          <w:color w:val="0D0D0D" w:themeColor="text1" w:themeTint="F2"/>
          <w:sz w:val="28"/>
          <w:szCs w:val="28"/>
        </w:rPr>
      </w:pPr>
      <w:ins w:id="123" w:author="hmp241506@outlook.com" w:date="2026-08-07T17:31:00Z" w16du:dateUtc="2026-08-07T09:31:00Z">
        <w:r w:rsidRPr="00E07785">
          <w:rPr>
            <w:rFonts w:eastAsia="楷体"/>
            <w:b/>
            <w:color w:val="0D0D0D" w:themeColor="text1" w:themeTint="F2"/>
            <w:sz w:val="28"/>
            <w:szCs w:val="28"/>
          </w:rPr>
          <w:t>图</w:t>
        </w:r>
        <w:r>
          <w:rPr>
            <w:rFonts w:eastAsia="楷体" w:hint="eastAsia"/>
            <w:b/>
            <w:color w:val="0D0D0D" w:themeColor="text1" w:themeTint="F2"/>
            <w:sz w:val="28"/>
            <w:szCs w:val="28"/>
          </w:rPr>
          <w:t>7</w:t>
        </w:r>
      </w:ins>
    </w:p>
    <w:p w14:paraId="75E22D03" w14:textId="77777777" w:rsidR="006A222C" w:rsidRDefault="006A222C" w:rsidP="006A222C">
      <w:pPr>
        <w:spacing w:line="360" w:lineRule="auto"/>
        <w:jc w:val="center"/>
        <w:rPr>
          <w:ins w:id="124" w:author="hmp241506@outlook.com" w:date="2026-08-07T17:32:00Z" w16du:dateUtc="2026-08-07T09:32:00Z"/>
          <w:rFonts w:eastAsia="楷体"/>
          <w:b/>
          <w:color w:val="0D0D0D" w:themeColor="text1" w:themeTint="F2"/>
          <w:sz w:val="28"/>
          <w:szCs w:val="28"/>
        </w:rPr>
      </w:pPr>
    </w:p>
    <w:p w14:paraId="5729F04F" w14:textId="61905F75" w:rsidR="006A222C" w:rsidRDefault="006A222C" w:rsidP="006A222C">
      <w:pPr>
        <w:spacing w:line="360" w:lineRule="auto"/>
        <w:jc w:val="center"/>
        <w:rPr>
          <w:ins w:id="125" w:author="hmp241506@outlook.com" w:date="2026-08-07T17:31:00Z" w16du:dateUtc="2026-08-07T09:31:00Z"/>
          <w:rFonts w:eastAsia="楷体" w:hint="eastAsia"/>
          <w:b/>
          <w:color w:val="0D0D0D" w:themeColor="text1" w:themeTint="F2"/>
          <w:sz w:val="28"/>
          <w:szCs w:val="28"/>
        </w:rPr>
      </w:pPr>
      <w:ins w:id="126" w:author="hmp241506@outlook.com" w:date="2026-08-07T17:32:00Z" w16du:dateUtc="2026-08-07T09:32:00Z">
        <w:r>
          <w:rPr>
            <w:noProof/>
          </w:rPr>
          <w:drawing>
            <wp:inline distT="0" distB="0" distL="114300" distR="114300" wp14:anchorId="7AAAF826" wp14:editId="201B9ABD">
              <wp:extent cx="5274310" cy="3731549"/>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274310" cy="3731549"/>
                      </a:xfrm>
                      <a:prstGeom prst="rect">
                        <a:avLst/>
                      </a:prstGeom>
                    </pic:spPr>
                  </pic:pic>
                </a:graphicData>
              </a:graphic>
            </wp:inline>
          </w:drawing>
        </w:r>
      </w:ins>
    </w:p>
    <w:p w14:paraId="06E98B4F" w14:textId="053CA5B1" w:rsidR="006A222C" w:rsidRDefault="006A222C" w:rsidP="006A222C">
      <w:pPr>
        <w:spacing w:line="360" w:lineRule="auto"/>
        <w:jc w:val="center"/>
        <w:rPr>
          <w:ins w:id="127" w:author="hmp241506@outlook.com" w:date="2026-08-07T17:31:00Z" w16du:dateUtc="2026-08-07T09:31:00Z"/>
          <w:rFonts w:eastAsia="楷体" w:hint="eastAsia"/>
          <w:b/>
          <w:color w:val="0D0D0D" w:themeColor="text1" w:themeTint="F2"/>
          <w:sz w:val="28"/>
          <w:szCs w:val="28"/>
        </w:rPr>
      </w:pPr>
      <w:ins w:id="128" w:author="hmp241506@outlook.com" w:date="2026-08-07T17:31:00Z" w16du:dateUtc="2026-08-07T09:31:00Z">
        <w:r w:rsidRPr="00E07785">
          <w:rPr>
            <w:rFonts w:eastAsia="楷体"/>
            <w:b/>
            <w:color w:val="0D0D0D" w:themeColor="text1" w:themeTint="F2"/>
            <w:sz w:val="28"/>
            <w:szCs w:val="28"/>
          </w:rPr>
          <w:t>图</w:t>
        </w:r>
        <w:r>
          <w:rPr>
            <w:rFonts w:eastAsia="楷体" w:hint="eastAsia"/>
            <w:b/>
            <w:color w:val="0D0D0D" w:themeColor="text1" w:themeTint="F2"/>
            <w:sz w:val="28"/>
            <w:szCs w:val="28"/>
          </w:rPr>
          <w:t>8</w:t>
        </w:r>
      </w:ins>
    </w:p>
    <w:p w14:paraId="4E0B4C48" w14:textId="77777777" w:rsidR="006A222C" w:rsidRDefault="006A222C" w:rsidP="006A222C">
      <w:pPr>
        <w:spacing w:line="360" w:lineRule="auto"/>
        <w:jc w:val="center"/>
        <w:rPr>
          <w:ins w:id="129" w:author="hmp241506@outlook.com" w:date="2026-08-07T17:31:00Z" w16du:dateUtc="2026-08-07T09:31:00Z"/>
          <w:rFonts w:eastAsia="楷体" w:hint="eastAsia"/>
          <w:b/>
          <w:color w:val="0D0D0D" w:themeColor="text1" w:themeTint="F2"/>
          <w:sz w:val="28"/>
          <w:szCs w:val="28"/>
        </w:rPr>
      </w:pPr>
    </w:p>
    <w:p w14:paraId="54373931" w14:textId="77777777" w:rsidR="006A222C" w:rsidRDefault="006A222C" w:rsidP="006A222C">
      <w:pPr>
        <w:spacing w:line="360" w:lineRule="auto"/>
        <w:jc w:val="center"/>
        <w:rPr>
          <w:ins w:id="130" w:author="hmp241506@outlook.com" w:date="2026-08-07T17:31:00Z" w16du:dateUtc="2026-08-07T09:31:00Z"/>
          <w:rFonts w:eastAsia="楷体" w:hint="eastAsia"/>
          <w:b/>
          <w:color w:val="0D0D0D" w:themeColor="text1" w:themeTint="F2"/>
          <w:sz w:val="28"/>
          <w:szCs w:val="28"/>
        </w:rPr>
      </w:pPr>
    </w:p>
    <w:p w14:paraId="7956038B" w14:textId="77777777" w:rsidR="006A222C" w:rsidRDefault="006A222C">
      <w:pPr>
        <w:spacing w:line="360" w:lineRule="auto"/>
        <w:jc w:val="center"/>
        <w:rPr>
          <w:rFonts w:eastAsia="楷体" w:hint="eastAsia"/>
          <w:b/>
          <w:color w:val="0D0D0D" w:themeColor="text1" w:themeTint="F2"/>
          <w:sz w:val="28"/>
          <w:szCs w:val="28"/>
        </w:rPr>
      </w:pPr>
    </w:p>
    <w:sectPr w:rsidR="006A222C">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26329" w14:textId="77777777" w:rsidR="00A65772" w:rsidRDefault="00A65772">
      <w:r>
        <w:separator/>
      </w:r>
    </w:p>
  </w:endnote>
  <w:endnote w:type="continuationSeparator" w:id="0">
    <w:p w14:paraId="4960ED61" w14:textId="77777777" w:rsidR="00A65772" w:rsidRDefault="00A65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1B1F" w14:textId="77777777" w:rsidR="00921D7A" w:rsidRDefault="00000000">
    <w:pPr>
      <w:pStyle w:val="ae"/>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C495" w14:textId="77777777" w:rsidR="00921D7A" w:rsidRDefault="00000000">
    <w:pPr>
      <w:pStyle w:val="ae"/>
      <w:jc w:val="center"/>
    </w:pPr>
    <w:r>
      <w:fldChar w:fldCharType="begin"/>
    </w:r>
    <w:r>
      <w:instrText>PAGE   \* MERGEFORMAT</w:instrText>
    </w:r>
    <w:r>
      <w:fldChar w:fldCharType="separate"/>
    </w:r>
    <w:r>
      <w:rPr>
        <w:lang w:val="zh-CN"/>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4BF7E" w14:textId="77777777" w:rsidR="00921D7A" w:rsidRDefault="00000000">
    <w:pPr>
      <w:pStyle w:val="ae"/>
      <w:jc w:val="center"/>
    </w:pPr>
    <w:r>
      <w:fldChar w:fldCharType="begin"/>
    </w:r>
    <w:r>
      <w:instrText>PAGE   \* MERGEFORMAT</w:instrText>
    </w:r>
    <w:r>
      <w:fldChar w:fldCharType="separate"/>
    </w:r>
    <w:r>
      <w:rPr>
        <w:lang w:val="zh-CN"/>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FD4FE" w14:textId="77777777" w:rsidR="00A65772" w:rsidRDefault="00A65772">
      <w:r>
        <w:separator/>
      </w:r>
    </w:p>
  </w:footnote>
  <w:footnote w:type="continuationSeparator" w:id="0">
    <w:p w14:paraId="05E961E9" w14:textId="77777777" w:rsidR="00A65772" w:rsidRDefault="00A657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0"/>
      <w:suff w:val="space"/>
      <w:lvlText w:val="表%9"/>
      <w:lvlJc w:val="center"/>
      <w:pPr>
        <w:ind w:left="0" w:firstLine="0"/>
      </w:pPr>
      <w:rPr>
        <w:rFonts w:ascii="Arial" w:eastAsia="黑体" w:hAnsi="Arial" w:hint="default"/>
        <w:b w:val="0"/>
        <w:i w:val="0"/>
        <w:sz w:val="18"/>
        <w:szCs w:val="18"/>
      </w:rPr>
    </w:lvl>
  </w:abstractNum>
  <w:abstractNum w:abstractNumId="1" w15:restartNumberingAfterBreak="0">
    <w:nsid w:val="63546429"/>
    <w:multiLevelType w:val="multilevel"/>
    <w:tmpl w:val="63546429"/>
    <w:lvl w:ilvl="0">
      <w:start w:val="1"/>
      <w:numFmt w:val="decimal"/>
      <w:pStyle w:val="1"/>
      <w:lvlText w:val="%1"/>
      <w:lvlJc w:val="left"/>
      <w:pPr>
        <w:tabs>
          <w:tab w:val="left" w:pos="432"/>
        </w:tabs>
        <w:ind w:left="432" w:hanging="432"/>
      </w:pPr>
      <w:rPr>
        <w:rFonts w:hint="eastAsia"/>
      </w:rPr>
    </w:lvl>
    <w:lvl w:ilvl="1">
      <w:start w:val="1"/>
      <w:numFmt w:val="decimal"/>
      <w:pStyle w:val="2"/>
      <w:lvlText w:val="%1.%2"/>
      <w:lvlJc w:val="left"/>
      <w:pPr>
        <w:tabs>
          <w:tab w:val="left" w:pos="576"/>
        </w:tabs>
        <w:ind w:left="576" w:hanging="576"/>
      </w:pPr>
      <w:rPr>
        <w:rFonts w:hint="eastAsia"/>
      </w:rPr>
    </w:lvl>
    <w:lvl w:ilvl="2">
      <w:start w:val="1"/>
      <w:numFmt w:val="decimal"/>
      <w:pStyle w:val="3"/>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1782723693">
    <w:abstractNumId w:val="1"/>
  </w:num>
  <w:num w:numId="2" w16cid:durableId="14660009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mp241506@outlook.com">
    <w15:presenceInfo w15:providerId="Windows Live" w15:userId="ec419ef7ce62c2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85"/>
  <w:bordersDoNotSurroundHeader/>
  <w:bordersDoNotSurroundFooter/>
  <w:trackRevision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FjYzgyOGE1Y2IwN2EzMDVlZDA1MjliNjc1YjU2MTMifQ=="/>
  </w:docVars>
  <w:rsids>
    <w:rsidRoot w:val="00D8429F"/>
    <w:rsid w:val="00000C05"/>
    <w:rsid w:val="00003AE3"/>
    <w:rsid w:val="0000430B"/>
    <w:rsid w:val="00012487"/>
    <w:rsid w:val="00012BFF"/>
    <w:rsid w:val="000133D6"/>
    <w:rsid w:val="0002015E"/>
    <w:rsid w:val="000227EC"/>
    <w:rsid w:val="00041908"/>
    <w:rsid w:val="0004559D"/>
    <w:rsid w:val="00054376"/>
    <w:rsid w:val="00061D50"/>
    <w:rsid w:val="00066B9F"/>
    <w:rsid w:val="00070073"/>
    <w:rsid w:val="00073E51"/>
    <w:rsid w:val="0008318F"/>
    <w:rsid w:val="00091F7D"/>
    <w:rsid w:val="000A1F84"/>
    <w:rsid w:val="000A2195"/>
    <w:rsid w:val="000A40F6"/>
    <w:rsid w:val="000A5050"/>
    <w:rsid w:val="000A5218"/>
    <w:rsid w:val="000B1C5D"/>
    <w:rsid w:val="000B3F65"/>
    <w:rsid w:val="000B7A7E"/>
    <w:rsid w:val="000D0C3A"/>
    <w:rsid w:val="000D577D"/>
    <w:rsid w:val="000E5176"/>
    <w:rsid w:val="000E788A"/>
    <w:rsid w:val="000F205B"/>
    <w:rsid w:val="000F2E7E"/>
    <w:rsid w:val="000F6289"/>
    <w:rsid w:val="00114EC8"/>
    <w:rsid w:val="00115053"/>
    <w:rsid w:val="00120E4F"/>
    <w:rsid w:val="00123FFC"/>
    <w:rsid w:val="00124833"/>
    <w:rsid w:val="00127531"/>
    <w:rsid w:val="00136F05"/>
    <w:rsid w:val="001409A7"/>
    <w:rsid w:val="00140E4A"/>
    <w:rsid w:val="001601F2"/>
    <w:rsid w:val="00172287"/>
    <w:rsid w:val="00172F34"/>
    <w:rsid w:val="00172F7F"/>
    <w:rsid w:val="00174539"/>
    <w:rsid w:val="001767E3"/>
    <w:rsid w:val="0018375E"/>
    <w:rsid w:val="00184228"/>
    <w:rsid w:val="00184BDE"/>
    <w:rsid w:val="0019536F"/>
    <w:rsid w:val="00195A94"/>
    <w:rsid w:val="001B72AF"/>
    <w:rsid w:val="001C2C90"/>
    <w:rsid w:val="001C4129"/>
    <w:rsid w:val="001C6D04"/>
    <w:rsid w:val="001D1127"/>
    <w:rsid w:val="001D2972"/>
    <w:rsid w:val="001E2600"/>
    <w:rsid w:val="001F0636"/>
    <w:rsid w:val="001F08B1"/>
    <w:rsid w:val="001F385F"/>
    <w:rsid w:val="001F40F8"/>
    <w:rsid w:val="001F58BB"/>
    <w:rsid w:val="001F62AE"/>
    <w:rsid w:val="0020287A"/>
    <w:rsid w:val="0021144D"/>
    <w:rsid w:val="0021620B"/>
    <w:rsid w:val="002177F6"/>
    <w:rsid w:val="0022386F"/>
    <w:rsid w:val="00230626"/>
    <w:rsid w:val="00230A4A"/>
    <w:rsid w:val="002368D9"/>
    <w:rsid w:val="002375FD"/>
    <w:rsid w:val="002471A9"/>
    <w:rsid w:val="00247B18"/>
    <w:rsid w:val="002563E9"/>
    <w:rsid w:val="00270936"/>
    <w:rsid w:val="00270F20"/>
    <w:rsid w:val="0027683B"/>
    <w:rsid w:val="00280F7B"/>
    <w:rsid w:val="002836DD"/>
    <w:rsid w:val="00283A9E"/>
    <w:rsid w:val="00291ADF"/>
    <w:rsid w:val="002929A8"/>
    <w:rsid w:val="0029670D"/>
    <w:rsid w:val="002B17E5"/>
    <w:rsid w:val="002B2D20"/>
    <w:rsid w:val="002B4E51"/>
    <w:rsid w:val="002C4991"/>
    <w:rsid w:val="002C7181"/>
    <w:rsid w:val="002D0938"/>
    <w:rsid w:val="002E7CEA"/>
    <w:rsid w:val="00303D1E"/>
    <w:rsid w:val="00303FA4"/>
    <w:rsid w:val="00313362"/>
    <w:rsid w:val="00324F84"/>
    <w:rsid w:val="00334228"/>
    <w:rsid w:val="0034138B"/>
    <w:rsid w:val="003456AB"/>
    <w:rsid w:val="0035202E"/>
    <w:rsid w:val="00355858"/>
    <w:rsid w:val="003573ED"/>
    <w:rsid w:val="00372186"/>
    <w:rsid w:val="00372FFD"/>
    <w:rsid w:val="003744A9"/>
    <w:rsid w:val="00374655"/>
    <w:rsid w:val="0038087D"/>
    <w:rsid w:val="00381DA6"/>
    <w:rsid w:val="003A536D"/>
    <w:rsid w:val="003A54A3"/>
    <w:rsid w:val="003A64CF"/>
    <w:rsid w:val="003A69E1"/>
    <w:rsid w:val="003B29A9"/>
    <w:rsid w:val="003C0502"/>
    <w:rsid w:val="003C67B5"/>
    <w:rsid w:val="003C75B7"/>
    <w:rsid w:val="003D0C48"/>
    <w:rsid w:val="003D29D1"/>
    <w:rsid w:val="003D58BB"/>
    <w:rsid w:val="003E2C76"/>
    <w:rsid w:val="003E4DB7"/>
    <w:rsid w:val="003E5351"/>
    <w:rsid w:val="003F1CAF"/>
    <w:rsid w:val="003F5C17"/>
    <w:rsid w:val="004200D4"/>
    <w:rsid w:val="00423C0B"/>
    <w:rsid w:val="00430FBE"/>
    <w:rsid w:val="00433130"/>
    <w:rsid w:val="00436DCE"/>
    <w:rsid w:val="00443FA4"/>
    <w:rsid w:val="004500D6"/>
    <w:rsid w:val="00450B77"/>
    <w:rsid w:val="0045666B"/>
    <w:rsid w:val="0046307C"/>
    <w:rsid w:val="00470C9E"/>
    <w:rsid w:val="004714E4"/>
    <w:rsid w:val="00473953"/>
    <w:rsid w:val="004808AD"/>
    <w:rsid w:val="00484C82"/>
    <w:rsid w:val="00486779"/>
    <w:rsid w:val="00487207"/>
    <w:rsid w:val="00497FE0"/>
    <w:rsid w:val="004B1AD5"/>
    <w:rsid w:val="004B7F9E"/>
    <w:rsid w:val="004C61AF"/>
    <w:rsid w:val="004C6F51"/>
    <w:rsid w:val="004D4F8D"/>
    <w:rsid w:val="004E1F90"/>
    <w:rsid w:val="004E3014"/>
    <w:rsid w:val="004E692E"/>
    <w:rsid w:val="004E7FB4"/>
    <w:rsid w:val="004F2056"/>
    <w:rsid w:val="0050556C"/>
    <w:rsid w:val="005066FB"/>
    <w:rsid w:val="005100F6"/>
    <w:rsid w:val="0051108D"/>
    <w:rsid w:val="0052584E"/>
    <w:rsid w:val="005273AD"/>
    <w:rsid w:val="00532E94"/>
    <w:rsid w:val="005344A0"/>
    <w:rsid w:val="005403F0"/>
    <w:rsid w:val="00541041"/>
    <w:rsid w:val="00545825"/>
    <w:rsid w:val="00562CC7"/>
    <w:rsid w:val="00565EAF"/>
    <w:rsid w:val="00566B67"/>
    <w:rsid w:val="00582BED"/>
    <w:rsid w:val="005874AE"/>
    <w:rsid w:val="00591625"/>
    <w:rsid w:val="005A02AD"/>
    <w:rsid w:val="005A0922"/>
    <w:rsid w:val="005A5129"/>
    <w:rsid w:val="005B0C9C"/>
    <w:rsid w:val="005B6399"/>
    <w:rsid w:val="005B6B12"/>
    <w:rsid w:val="005B6DE7"/>
    <w:rsid w:val="005C0C37"/>
    <w:rsid w:val="005C3F6E"/>
    <w:rsid w:val="005C7033"/>
    <w:rsid w:val="005F067E"/>
    <w:rsid w:val="005F1BCB"/>
    <w:rsid w:val="00601CC4"/>
    <w:rsid w:val="00602CE9"/>
    <w:rsid w:val="00603F1E"/>
    <w:rsid w:val="00604B2E"/>
    <w:rsid w:val="00611636"/>
    <w:rsid w:val="006127C9"/>
    <w:rsid w:val="0061598E"/>
    <w:rsid w:val="00616FC0"/>
    <w:rsid w:val="006208B0"/>
    <w:rsid w:val="00624E62"/>
    <w:rsid w:val="00631909"/>
    <w:rsid w:val="00633D37"/>
    <w:rsid w:val="006428E5"/>
    <w:rsid w:val="00645521"/>
    <w:rsid w:val="006460C4"/>
    <w:rsid w:val="006532B6"/>
    <w:rsid w:val="00657191"/>
    <w:rsid w:val="0065779E"/>
    <w:rsid w:val="00663E77"/>
    <w:rsid w:val="00665EE7"/>
    <w:rsid w:val="00666B77"/>
    <w:rsid w:val="00674446"/>
    <w:rsid w:val="00681A28"/>
    <w:rsid w:val="006820D5"/>
    <w:rsid w:val="006857C5"/>
    <w:rsid w:val="006877F7"/>
    <w:rsid w:val="00695DE6"/>
    <w:rsid w:val="006A222C"/>
    <w:rsid w:val="006A33FA"/>
    <w:rsid w:val="006B192D"/>
    <w:rsid w:val="006B2C41"/>
    <w:rsid w:val="006B4E06"/>
    <w:rsid w:val="006C5D9C"/>
    <w:rsid w:val="006D4765"/>
    <w:rsid w:val="006D524C"/>
    <w:rsid w:val="006D542C"/>
    <w:rsid w:val="006D72BF"/>
    <w:rsid w:val="006E3C0E"/>
    <w:rsid w:val="006F166A"/>
    <w:rsid w:val="006F3BCE"/>
    <w:rsid w:val="006F656D"/>
    <w:rsid w:val="006F70D4"/>
    <w:rsid w:val="00712057"/>
    <w:rsid w:val="00712DC2"/>
    <w:rsid w:val="00713008"/>
    <w:rsid w:val="007252CE"/>
    <w:rsid w:val="0073300E"/>
    <w:rsid w:val="00733864"/>
    <w:rsid w:val="00737BF3"/>
    <w:rsid w:val="007438CE"/>
    <w:rsid w:val="00747202"/>
    <w:rsid w:val="00747A5A"/>
    <w:rsid w:val="00751EFA"/>
    <w:rsid w:val="00755152"/>
    <w:rsid w:val="00757C91"/>
    <w:rsid w:val="0076209B"/>
    <w:rsid w:val="007717D3"/>
    <w:rsid w:val="00776DEC"/>
    <w:rsid w:val="0078531C"/>
    <w:rsid w:val="00785954"/>
    <w:rsid w:val="00790799"/>
    <w:rsid w:val="00791D0D"/>
    <w:rsid w:val="00793A97"/>
    <w:rsid w:val="00795295"/>
    <w:rsid w:val="007A5900"/>
    <w:rsid w:val="007B177C"/>
    <w:rsid w:val="007B2359"/>
    <w:rsid w:val="007B2AB9"/>
    <w:rsid w:val="007B42EF"/>
    <w:rsid w:val="007C3774"/>
    <w:rsid w:val="007C4FDB"/>
    <w:rsid w:val="007D5655"/>
    <w:rsid w:val="007E1418"/>
    <w:rsid w:val="007E2030"/>
    <w:rsid w:val="007E2703"/>
    <w:rsid w:val="007F423E"/>
    <w:rsid w:val="00802B9D"/>
    <w:rsid w:val="00803309"/>
    <w:rsid w:val="008056AA"/>
    <w:rsid w:val="0080691D"/>
    <w:rsid w:val="00814E6C"/>
    <w:rsid w:val="0081745B"/>
    <w:rsid w:val="00837473"/>
    <w:rsid w:val="0084023C"/>
    <w:rsid w:val="00841DA9"/>
    <w:rsid w:val="00842881"/>
    <w:rsid w:val="00844FBD"/>
    <w:rsid w:val="00846A2F"/>
    <w:rsid w:val="008522F7"/>
    <w:rsid w:val="00852A5E"/>
    <w:rsid w:val="00855487"/>
    <w:rsid w:val="008613DA"/>
    <w:rsid w:val="00864F50"/>
    <w:rsid w:val="008654FE"/>
    <w:rsid w:val="00877166"/>
    <w:rsid w:val="00880C0C"/>
    <w:rsid w:val="008812B7"/>
    <w:rsid w:val="00885866"/>
    <w:rsid w:val="00893654"/>
    <w:rsid w:val="00893D81"/>
    <w:rsid w:val="00895747"/>
    <w:rsid w:val="00896160"/>
    <w:rsid w:val="00896A87"/>
    <w:rsid w:val="008A1194"/>
    <w:rsid w:val="008A345D"/>
    <w:rsid w:val="008B5683"/>
    <w:rsid w:val="008C667E"/>
    <w:rsid w:val="008D7F51"/>
    <w:rsid w:val="008E135E"/>
    <w:rsid w:val="008E458F"/>
    <w:rsid w:val="008F5FDD"/>
    <w:rsid w:val="008F6A20"/>
    <w:rsid w:val="00901F88"/>
    <w:rsid w:val="00902EFF"/>
    <w:rsid w:val="00903528"/>
    <w:rsid w:val="00904C2E"/>
    <w:rsid w:val="00905D5F"/>
    <w:rsid w:val="009127C0"/>
    <w:rsid w:val="00914AD0"/>
    <w:rsid w:val="00914D5B"/>
    <w:rsid w:val="00915DB4"/>
    <w:rsid w:val="00921D7A"/>
    <w:rsid w:val="00944424"/>
    <w:rsid w:val="00944A1B"/>
    <w:rsid w:val="00947D60"/>
    <w:rsid w:val="00956751"/>
    <w:rsid w:val="0096041B"/>
    <w:rsid w:val="00964D6E"/>
    <w:rsid w:val="0098306D"/>
    <w:rsid w:val="00983A18"/>
    <w:rsid w:val="009866FC"/>
    <w:rsid w:val="00991756"/>
    <w:rsid w:val="00992CDC"/>
    <w:rsid w:val="009949C9"/>
    <w:rsid w:val="009A316B"/>
    <w:rsid w:val="009A346B"/>
    <w:rsid w:val="009A357C"/>
    <w:rsid w:val="009B361D"/>
    <w:rsid w:val="009C49B2"/>
    <w:rsid w:val="009C54BD"/>
    <w:rsid w:val="009D6F04"/>
    <w:rsid w:val="009E1EC1"/>
    <w:rsid w:val="009E64A6"/>
    <w:rsid w:val="009E73CB"/>
    <w:rsid w:val="009F4A7D"/>
    <w:rsid w:val="009F7E10"/>
    <w:rsid w:val="00A10F5F"/>
    <w:rsid w:val="00A20B8F"/>
    <w:rsid w:val="00A23B4F"/>
    <w:rsid w:val="00A3047A"/>
    <w:rsid w:val="00A3774F"/>
    <w:rsid w:val="00A45BB1"/>
    <w:rsid w:val="00A4700B"/>
    <w:rsid w:val="00A5073F"/>
    <w:rsid w:val="00A52F3F"/>
    <w:rsid w:val="00A54E42"/>
    <w:rsid w:val="00A65772"/>
    <w:rsid w:val="00A71BD0"/>
    <w:rsid w:val="00A72397"/>
    <w:rsid w:val="00A7245A"/>
    <w:rsid w:val="00A8012F"/>
    <w:rsid w:val="00A82AB3"/>
    <w:rsid w:val="00A903C0"/>
    <w:rsid w:val="00A92E2B"/>
    <w:rsid w:val="00A97788"/>
    <w:rsid w:val="00AA1F40"/>
    <w:rsid w:val="00AA3B13"/>
    <w:rsid w:val="00AA60EF"/>
    <w:rsid w:val="00AA61C0"/>
    <w:rsid w:val="00AA6B36"/>
    <w:rsid w:val="00AA6D7A"/>
    <w:rsid w:val="00AB3BA3"/>
    <w:rsid w:val="00AC0EFF"/>
    <w:rsid w:val="00AC2F94"/>
    <w:rsid w:val="00AD0FBB"/>
    <w:rsid w:val="00AE0B2A"/>
    <w:rsid w:val="00AF2FB1"/>
    <w:rsid w:val="00B00220"/>
    <w:rsid w:val="00B00BEF"/>
    <w:rsid w:val="00B03826"/>
    <w:rsid w:val="00B16174"/>
    <w:rsid w:val="00B30723"/>
    <w:rsid w:val="00B30B18"/>
    <w:rsid w:val="00B3633B"/>
    <w:rsid w:val="00B46061"/>
    <w:rsid w:val="00B47027"/>
    <w:rsid w:val="00B54B9E"/>
    <w:rsid w:val="00B67049"/>
    <w:rsid w:val="00B7600B"/>
    <w:rsid w:val="00B76A4E"/>
    <w:rsid w:val="00B85D34"/>
    <w:rsid w:val="00B96F3A"/>
    <w:rsid w:val="00BB1A3D"/>
    <w:rsid w:val="00BB3CF4"/>
    <w:rsid w:val="00BB5DC5"/>
    <w:rsid w:val="00BC3BDD"/>
    <w:rsid w:val="00BC57DE"/>
    <w:rsid w:val="00BD1952"/>
    <w:rsid w:val="00BE1D37"/>
    <w:rsid w:val="00BE33EA"/>
    <w:rsid w:val="00C05BD4"/>
    <w:rsid w:val="00C068A7"/>
    <w:rsid w:val="00C07ED1"/>
    <w:rsid w:val="00C147E7"/>
    <w:rsid w:val="00C14A3A"/>
    <w:rsid w:val="00C22198"/>
    <w:rsid w:val="00C26AD7"/>
    <w:rsid w:val="00C30E38"/>
    <w:rsid w:val="00C34154"/>
    <w:rsid w:val="00C35107"/>
    <w:rsid w:val="00C430DE"/>
    <w:rsid w:val="00C54816"/>
    <w:rsid w:val="00C566EB"/>
    <w:rsid w:val="00C66499"/>
    <w:rsid w:val="00C67B37"/>
    <w:rsid w:val="00C819F2"/>
    <w:rsid w:val="00C83139"/>
    <w:rsid w:val="00C921E1"/>
    <w:rsid w:val="00CA193B"/>
    <w:rsid w:val="00CA4009"/>
    <w:rsid w:val="00CA448E"/>
    <w:rsid w:val="00CA45FA"/>
    <w:rsid w:val="00CB1217"/>
    <w:rsid w:val="00CB15F5"/>
    <w:rsid w:val="00CB1A00"/>
    <w:rsid w:val="00CB79E2"/>
    <w:rsid w:val="00CC48B8"/>
    <w:rsid w:val="00CC6263"/>
    <w:rsid w:val="00CC685F"/>
    <w:rsid w:val="00CD0BFB"/>
    <w:rsid w:val="00CD1766"/>
    <w:rsid w:val="00CD5EB2"/>
    <w:rsid w:val="00CD7408"/>
    <w:rsid w:val="00CE03C3"/>
    <w:rsid w:val="00CE1154"/>
    <w:rsid w:val="00CE6172"/>
    <w:rsid w:val="00D11223"/>
    <w:rsid w:val="00D11552"/>
    <w:rsid w:val="00D144CA"/>
    <w:rsid w:val="00D15E99"/>
    <w:rsid w:val="00D34AAC"/>
    <w:rsid w:val="00D373BB"/>
    <w:rsid w:val="00D405D3"/>
    <w:rsid w:val="00D40813"/>
    <w:rsid w:val="00D4239E"/>
    <w:rsid w:val="00D452C4"/>
    <w:rsid w:val="00D45805"/>
    <w:rsid w:val="00D51169"/>
    <w:rsid w:val="00D60FEB"/>
    <w:rsid w:val="00D64881"/>
    <w:rsid w:val="00D7001F"/>
    <w:rsid w:val="00D7028E"/>
    <w:rsid w:val="00D8429F"/>
    <w:rsid w:val="00DA18BE"/>
    <w:rsid w:val="00DA5F0B"/>
    <w:rsid w:val="00DB2566"/>
    <w:rsid w:val="00DB434E"/>
    <w:rsid w:val="00DB7319"/>
    <w:rsid w:val="00DC28ED"/>
    <w:rsid w:val="00DC39FD"/>
    <w:rsid w:val="00DC3CB6"/>
    <w:rsid w:val="00DC41EC"/>
    <w:rsid w:val="00DD1E21"/>
    <w:rsid w:val="00DD60AC"/>
    <w:rsid w:val="00DE50C6"/>
    <w:rsid w:val="00E04870"/>
    <w:rsid w:val="00E07785"/>
    <w:rsid w:val="00E14C4B"/>
    <w:rsid w:val="00E17503"/>
    <w:rsid w:val="00E17722"/>
    <w:rsid w:val="00E25D17"/>
    <w:rsid w:val="00E30084"/>
    <w:rsid w:val="00E348BE"/>
    <w:rsid w:val="00E42A3B"/>
    <w:rsid w:val="00E44AB7"/>
    <w:rsid w:val="00E50319"/>
    <w:rsid w:val="00E50706"/>
    <w:rsid w:val="00E621C7"/>
    <w:rsid w:val="00E62B9F"/>
    <w:rsid w:val="00E65360"/>
    <w:rsid w:val="00E66E5B"/>
    <w:rsid w:val="00E7228E"/>
    <w:rsid w:val="00E81D15"/>
    <w:rsid w:val="00E872BC"/>
    <w:rsid w:val="00E90718"/>
    <w:rsid w:val="00EB08F0"/>
    <w:rsid w:val="00ED0B44"/>
    <w:rsid w:val="00EF4521"/>
    <w:rsid w:val="00F02951"/>
    <w:rsid w:val="00F03868"/>
    <w:rsid w:val="00F10CCA"/>
    <w:rsid w:val="00F10F66"/>
    <w:rsid w:val="00F1326E"/>
    <w:rsid w:val="00F15224"/>
    <w:rsid w:val="00F26662"/>
    <w:rsid w:val="00F347EF"/>
    <w:rsid w:val="00F3518A"/>
    <w:rsid w:val="00F3735F"/>
    <w:rsid w:val="00F42862"/>
    <w:rsid w:val="00F453A9"/>
    <w:rsid w:val="00F51174"/>
    <w:rsid w:val="00F54E0E"/>
    <w:rsid w:val="00F56C7E"/>
    <w:rsid w:val="00F64F3E"/>
    <w:rsid w:val="00F75824"/>
    <w:rsid w:val="00F76E20"/>
    <w:rsid w:val="00F77507"/>
    <w:rsid w:val="00F77FE0"/>
    <w:rsid w:val="00F80E23"/>
    <w:rsid w:val="00F85A7D"/>
    <w:rsid w:val="00F91493"/>
    <w:rsid w:val="00F92B6D"/>
    <w:rsid w:val="00F93F85"/>
    <w:rsid w:val="00F95E1A"/>
    <w:rsid w:val="00FA3953"/>
    <w:rsid w:val="00FA7465"/>
    <w:rsid w:val="00FB377A"/>
    <w:rsid w:val="00FB77AB"/>
    <w:rsid w:val="00FB7A1B"/>
    <w:rsid w:val="00FC062D"/>
    <w:rsid w:val="00FC232F"/>
    <w:rsid w:val="00FC6D70"/>
    <w:rsid w:val="00FD0FE8"/>
    <w:rsid w:val="00FD65EF"/>
    <w:rsid w:val="00FD7D2A"/>
    <w:rsid w:val="00FE0651"/>
    <w:rsid w:val="00FE384B"/>
    <w:rsid w:val="00FE7219"/>
    <w:rsid w:val="00FF2275"/>
    <w:rsid w:val="00FF504C"/>
    <w:rsid w:val="012B6C3F"/>
    <w:rsid w:val="168D1478"/>
    <w:rsid w:val="1F282554"/>
    <w:rsid w:val="20231F00"/>
    <w:rsid w:val="215460B3"/>
    <w:rsid w:val="28E21BA1"/>
    <w:rsid w:val="2E0C2887"/>
    <w:rsid w:val="37286EA0"/>
    <w:rsid w:val="3E003AAC"/>
    <w:rsid w:val="40F3458E"/>
    <w:rsid w:val="440435F7"/>
    <w:rsid w:val="45B170BE"/>
    <w:rsid w:val="4ED90EEF"/>
    <w:rsid w:val="56C52148"/>
    <w:rsid w:val="5A491644"/>
    <w:rsid w:val="6A9E1BB1"/>
    <w:rsid w:val="6D1C6B10"/>
    <w:rsid w:val="76A42386"/>
    <w:rsid w:val="76AC04E9"/>
    <w:rsid w:val="79AA20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417CF"/>
  <w15:docId w15:val="{58D047E0-5F6D-4461-98CA-D0718903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uiPriority="0"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rPr>
  </w:style>
  <w:style w:type="paragraph" w:styleId="1">
    <w:name w:val="heading 1"/>
    <w:next w:val="2"/>
    <w:link w:val="10"/>
    <w:qFormat/>
    <w:pPr>
      <w:keepNext/>
      <w:numPr>
        <w:numId w:val="1"/>
      </w:numPr>
      <w:spacing w:before="240" w:after="240"/>
      <w:jc w:val="both"/>
      <w:outlineLvl w:val="0"/>
    </w:pPr>
    <w:rPr>
      <w:rFonts w:ascii="Arial" w:eastAsia="黑体" w:hAnsi="Arial"/>
      <w:b/>
      <w:sz w:val="32"/>
      <w:szCs w:val="32"/>
    </w:rPr>
  </w:style>
  <w:style w:type="paragraph" w:styleId="2">
    <w:name w:val="heading 2"/>
    <w:next w:val="a1"/>
    <w:link w:val="20"/>
    <w:qFormat/>
    <w:pPr>
      <w:keepNext/>
      <w:numPr>
        <w:ilvl w:val="1"/>
        <w:numId w:val="1"/>
      </w:numPr>
      <w:spacing w:before="240" w:after="240"/>
      <w:jc w:val="both"/>
      <w:outlineLvl w:val="1"/>
    </w:pPr>
    <w:rPr>
      <w:rFonts w:ascii="Arial" w:eastAsia="黑体" w:hAnsi="Arial"/>
      <w:sz w:val="24"/>
      <w:szCs w:val="24"/>
    </w:rPr>
  </w:style>
  <w:style w:type="paragraph" w:styleId="3">
    <w:name w:val="heading 3"/>
    <w:basedOn w:val="a1"/>
    <w:next w:val="a1"/>
    <w:link w:val="30"/>
    <w:qFormat/>
    <w:pPr>
      <w:keepNext/>
      <w:keepLines/>
      <w:numPr>
        <w:ilvl w:val="2"/>
        <w:numId w:val="1"/>
      </w:numPr>
      <w:spacing w:before="260" w:after="260" w:line="416" w:lineRule="auto"/>
      <w:outlineLvl w:val="2"/>
    </w:pPr>
    <w:rPr>
      <w:rFonts w:eastAsia="黑体"/>
      <w:bCs/>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Document Map"/>
    <w:basedOn w:val="a1"/>
    <w:link w:val="a6"/>
    <w:qFormat/>
    <w:pPr>
      <w:widowControl/>
      <w:overflowPunct w:val="0"/>
      <w:autoSpaceDE w:val="0"/>
      <w:autoSpaceDN w:val="0"/>
      <w:adjustRightInd w:val="0"/>
      <w:spacing w:line="360" w:lineRule="auto"/>
      <w:textAlignment w:val="baseline"/>
    </w:pPr>
    <w:rPr>
      <w:rFonts w:ascii="宋体"/>
      <w:kern w:val="0"/>
      <w:sz w:val="18"/>
      <w:szCs w:val="18"/>
      <w:lang w:val="zh-CN"/>
    </w:rPr>
  </w:style>
  <w:style w:type="paragraph" w:styleId="a7">
    <w:name w:val="annotation text"/>
    <w:basedOn w:val="a1"/>
    <w:link w:val="11"/>
    <w:uiPriority w:val="99"/>
    <w:qFormat/>
    <w:pPr>
      <w:jc w:val="left"/>
    </w:pPr>
    <w:rPr>
      <w:rFonts w:asciiTheme="minorHAnsi" w:eastAsiaTheme="minorEastAsia" w:hAnsiTheme="minorHAnsi" w:cstheme="minorBidi"/>
      <w:szCs w:val="22"/>
    </w:rPr>
  </w:style>
  <w:style w:type="paragraph" w:styleId="a8">
    <w:name w:val="Body Text"/>
    <w:basedOn w:val="a1"/>
    <w:link w:val="a9"/>
    <w:qFormat/>
    <w:pPr>
      <w:spacing w:after="120"/>
    </w:pPr>
  </w:style>
  <w:style w:type="paragraph" w:styleId="aa">
    <w:name w:val="Body Text Indent"/>
    <w:basedOn w:val="a1"/>
    <w:link w:val="ab"/>
    <w:qFormat/>
    <w:pPr>
      <w:spacing w:after="120"/>
      <w:ind w:leftChars="200" w:left="420"/>
    </w:pPr>
  </w:style>
  <w:style w:type="paragraph" w:styleId="21">
    <w:name w:val="Body Text Indent 2"/>
    <w:basedOn w:val="a1"/>
    <w:link w:val="22"/>
    <w:qFormat/>
    <w:pPr>
      <w:ind w:firstLineChars="200" w:firstLine="560"/>
    </w:pPr>
    <w:rPr>
      <w:kern w:val="0"/>
      <w:sz w:val="28"/>
      <w:szCs w:val="28"/>
    </w:rPr>
  </w:style>
  <w:style w:type="paragraph" w:styleId="ac">
    <w:name w:val="Balloon Text"/>
    <w:basedOn w:val="a1"/>
    <w:link w:val="ad"/>
    <w:semiHidden/>
    <w:qFormat/>
    <w:rPr>
      <w:sz w:val="18"/>
      <w:szCs w:val="18"/>
    </w:rPr>
  </w:style>
  <w:style w:type="paragraph" w:styleId="ae">
    <w:name w:val="footer"/>
    <w:basedOn w:val="a1"/>
    <w:link w:val="12"/>
    <w:uiPriority w:val="99"/>
    <w:unhideWhenUsed/>
    <w:qFormat/>
    <w:pPr>
      <w:tabs>
        <w:tab w:val="center" w:pos="4153"/>
        <w:tab w:val="right" w:pos="8306"/>
      </w:tabs>
      <w:snapToGrid w:val="0"/>
      <w:jc w:val="left"/>
    </w:pPr>
    <w:rPr>
      <w:sz w:val="18"/>
      <w:szCs w:val="18"/>
    </w:rPr>
  </w:style>
  <w:style w:type="paragraph" w:styleId="af">
    <w:name w:val="header"/>
    <w:basedOn w:val="a1"/>
    <w:link w:val="af0"/>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1"/>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Theme="minorEastAsia" w:hAnsi="宋体" w:cs="宋体"/>
      <w:sz w:val="24"/>
      <w:szCs w:val="24"/>
    </w:rPr>
  </w:style>
  <w:style w:type="paragraph" w:styleId="af1">
    <w:name w:val="Normal (Web)"/>
    <w:basedOn w:val="a1"/>
    <w:uiPriority w:val="99"/>
    <w:qFormat/>
    <w:pPr>
      <w:widowControl/>
      <w:spacing w:before="100" w:beforeAutospacing="1" w:after="100" w:afterAutospacing="1"/>
      <w:jc w:val="left"/>
    </w:pPr>
    <w:rPr>
      <w:rFonts w:ascii="宋体" w:hAnsi="宋体" w:cs="宋体"/>
      <w:kern w:val="0"/>
      <w:sz w:val="24"/>
      <w:szCs w:val="24"/>
    </w:rPr>
  </w:style>
  <w:style w:type="paragraph" w:styleId="af2">
    <w:name w:val="annotation subject"/>
    <w:basedOn w:val="a7"/>
    <w:next w:val="a7"/>
    <w:link w:val="af3"/>
    <w:qFormat/>
    <w:rPr>
      <w:b/>
      <w:bCs/>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basedOn w:val="a2"/>
    <w:qFormat/>
  </w:style>
  <w:style w:type="character" w:styleId="af6">
    <w:name w:val="Emphasis"/>
    <w:uiPriority w:val="20"/>
    <w:qFormat/>
    <w:rPr>
      <w:i/>
      <w:iCs/>
    </w:rPr>
  </w:style>
  <w:style w:type="character" w:styleId="af7">
    <w:name w:val="line number"/>
    <w:basedOn w:val="a2"/>
    <w:qFormat/>
  </w:style>
  <w:style w:type="character" w:styleId="af8">
    <w:name w:val="Hyperlink"/>
    <w:uiPriority w:val="99"/>
    <w:unhideWhenUsed/>
    <w:qFormat/>
    <w:rPr>
      <w:color w:val="0000FF"/>
      <w:u w:val="single"/>
    </w:rPr>
  </w:style>
  <w:style w:type="character" w:styleId="af9">
    <w:name w:val="annotation reference"/>
    <w:qFormat/>
    <w:rPr>
      <w:sz w:val="21"/>
      <w:szCs w:val="21"/>
    </w:rPr>
  </w:style>
  <w:style w:type="character" w:customStyle="1" w:styleId="af0">
    <w:name w:val="页眉 字符"/>
    <w:basedOn w:val="a2"/>
    <w:link w:val="af"/>
    <w:uiPriority w:val="99"/>
    <w:qFormat/>
    <w:rPr>
      <w:sz w:val="18"/>
      <w:szCs w:val="18"/>
    </w:rPr>
  </w:style>
  <w:style w:type="character" w:customStyle="1" w:styleId="12">
    <w:name w:val="页脚 字符1"/>
    <w:basedOn w:val="a2"/>
    <w:link w:val="ae"/>
    <w:uiPriority w:val="99"/>
    <w:qFormat/>
    <w:rPr>
      <w:sz w:val="18"/>
      <w:szCs w:val="18"/>
    </w:rPr>
  </w:style>
  <w:style w:type="character" w:customStyle="1" w:styleId="10">
    <w:name w:val="标题 1 字符"/>
    <w:basedOn w:val="a2"/>
    <w:link w:val="1"/>
    <w:qFormat/>
    <w:rPr>
      <w:rFonts w:ascii="Arial" w:eastAsia="黑体" w:hAnsi="Arial" w:cs="Times New Roman"/>
      <w:b/>
      <w:kern w:val="0"/>
      <w:sz w:val="32"/>
      <w:szCs w:val="32"/>
    </w:rPr>
  </w:style>
  <w:style w:type="character" w:customStyle="1" w:styleId="20">
    <w:name w:val="标题 2 字符"/>
    <w:basedOn w:val="a2"/>
    <w:link w:val="2"/>
    <w:qFormat/>
    <w:rPr>
      <w:rFonts w:ascii="Arial" w:eastAsia="黑体" w:hAnsi="Arial" w:cs="Times New Roman"/>
      <w:kern w:val="0"/>
      <w:sz w:val="24"/>
      <w:szCs w:val="24"/>
    </w:rPr>
  </w:style>
  <w:style w:type="character" w:customStyle="1" w:styleId="30">
    <w:name w:val="标题 3 字符"/>
    <w:basedOn w:val="a2"/>
    <w:link w:val="3"/>
    <w:qFormat/>
    <w:rPr>
      <w:rFonts w:ascii="Times New Roman" w:eastAsia="黑体" w:hAnsi="Times New Roman" w:cs="Times New Roman"/>
      <w:bCs/>
      <w:sz w:val="24"/>
      <w:szCs w:val="32"/>
    </w:rPr>
  </w:style>
  <w:style w:type="character" w:customStyle="1" w:styleId="HTML0">
    <w:name w:val="HTML 预设格式 字符"/>
    <w:link w:val="HTML"/>
    <w:uiPriority w:val="99"/>
    <w:qFormat/>
    <w:rPr>
      <w:rFonts w:ascii="宋体" w:hAnsi="宋体" w:cs="宋体"/>
      <w:sz w:val="24"/>
      <w:szCs w:val="24"/>
    </w:rPr>
  </w:style>
  <w:style w:type="character" w:customStyle="1" w:styleId="11">
    <w:name w:val="批注文字 字符1"/>
    <w:link w:val="a7"/>
    <w:uiPriority w:val="99"/>
    <w:qFormat/>
  </w:style>
  <w:style w:type="character" w:customStyle="1" w:styleId="apple-converted-space">
    <w:name w:val="apple-converted-space"/>
    <w:basedOn w:val="a2"/>
    <w:qFormat/>
  </w:style>
  <w:style w:type="character" w:customStyle="1" w:styleId="af3">
    <w:name w:val="批注主题 字符"/>
    <w:link w:val="af2"/>
    <w:qFormat/>
    <w:rPr>
      <w:b/>
      <w:bCs/>
    </w:rPr>
  </w:style>
  <w:style w:type="character" w:customStyle="1" w:styleId="22">
    <w:name w:val="正文文本缩进 2 字符"/>
    <w:basedOn w:val="a2"/>
    <w:link w:val="21"/>
    <w:qFormat/>
    <w:rPr>
      <w:rFonts w:ascii="Times New Roman" w:eastAsia="宋体" w:hAnsi="Times New Roman" w:cs="Times New Roman"/>
      <w:kern w:val="0"/>
      <w:sz w:val="28"/>
      <w:szCs w:val="28"/>
    </w:rPr>
  </w:style>
  <w:style w:type="character" w:customStyle="1" w:styleId="Char1">
    <w:name w:val="批注文字 Char1"/>
    <w:basedOn w:val="a2"/>
    <w:uiPriority w:val="99"/>
    <w:semiHidden/>
    <w:qFormat/>
    <w:rPr>
      <w:rFonts w:ascii="Times New Roman" w:eastAsia="宋体" w:hAnsi="Times New Roman" w:cs="Times New Roman"/>
      <w:szCs w:val="20"/>
    </w:rPr>
  </w:style>
  <w:style w:type="character" w:customStyle="1" w:styleId="Char10">
    <w:name w:val="批注主题 Char1"/>
    <w:basedOn w:val="Char1"/>
    <w:uiPriority w:val="99"/>
    <w:semiHidden/>
    <w:qFormat/>
    <w:rPr>
      <w:rFonts w:ascii="Times New Roman" w:eastAsia="宋体" w:hAnsi="Times New Roman" w:cs="Times New Roman"/>
      <w:b/>
      <w:bCs/>
      <w:szCs w:val="20"/>
    </w:rPr>
  </w:style>
  <w:style w:type="character" w:customStyle="1" w:styleId="HTMLChar1">
    <w:name w:val="HTML 预设格式 Char1"/>
    <w:basedOn w:val="a2"/>
    <w:uiPriority w:val="99"/>
    <w:semiHidden/>
    <w:qFormat/>
    <w:rPr>
      <w:rFonts w:ascii="Courier New" w:eastAsia="宋体" w:hAnsi="Courier New" w:cs="Courier New"/>
      <w:sz w:val="20"/>
      <w:szCs w:val="20"/>
    </w:rPr>
  </w:style>
  <w:style w:type="character" w:customStyle="1" w:styleId="ab">
    <w:name w:val="正文文本缩进 字符"/>
    <w:basedOn w:val="a2"/>
    <w:link w:val="aa"/>
    <w:qFormat/>
    <w:rPr>
      <w:rFonts w:ascii="Times New Roman" w:eastAsia="宋体" w:hAnsi="Times New Roman" w:cs="Times New Roman"/>
      <w:szCs w:val="20"/>
    </w:rPr>
  </w:style>
  <w:style w:type="character" w:customStyle="1" w:styleId="a9">
    <w:name w:val="正文文本 字符"/>
    <w:basedOn w:val="a2"/>
    <w:link w:val="a8"/>
    <w:qFormat/>
    <w:rPr>
      <w:rFonts w:ascii="Times New Roman" w:eastAsia="宋体" w:hAnsi="Times New Roman" w:cs="Times New Roman"/>
      <w:szCs w:val="20"/>
    </w:rPr>
  </w:style>
  <w:style w:type="paragraph" w:customStyle="1" w:styleId="13">
    <w:name w:val="正文1"/>
    <w:basedOn w:val="aa"/>
    <w:qFormat/>
    <w:pPr>
      <w:spacing w:line="360" w:lineRule="auto"/>
      <w:ind w:firstLineChars="200" w:firstLine="420"/>
    </w:pPr>
    <w:rPr>
      <w:rFonts w:cs="宋体"/>
    </w:rPr>
  </w:style>
  <w:style w:type="character" w:customStyle="1" w:styleId="ad">
    <w:name w:val="批注框文本 字符"/>
    <w:basedOn w:val="a2"/>
    <w:link w:val="ac"/>
    <w:semiHidden/>
    <w:qFormat/>
    <w:rPr>
      <w:rFonts w:ascii="Times New Roman" w:eastAsia="宋体" w:hAnsi="Times New Roman" w:cs="Times New Roman"/>
      <w:sz w:val="18"/>
      <w:szCs w:val="18"/>
    </w:rPr>
  </w:style>
  <w:style w:type="paragraph" w:customStyle="1" w:styleId="afa">
    <w:name w:val="图样式"/>
    <w:basedOn w:val="a1"/>
    <w:qFormat/>
    <w:pPr>
      <w:keepNext/>
      <w:widowControl/>
      <w:spacing w:before="80" w:after="80"/>
      <w:jc w:val="center"/>
    </w:pPr>
  </w:style>
  <w:style w:type="paragraph" w:customStyle="1" w:styleId="a0">
    <w:name w:val="表格题注"/>
    <w:next w:val="a1"/>
    <w:qFormat/>
    <w:pPr>
      <w:keepLines/>
      <w:numPr>
        <w:ilvl w:val="8"/>
        <w:numId w:val="2"/>
      </w:numPr>
      <w:spacing w:beforeLines="100"/>
      <w:ind w:left="1089" w:hanging="369"/>
      <w:jc w:val="center"/>
    </w:pPr>
    <w:rPr>
      <w:rFonts w:ascii="Arial" w:hAnsi="Arial"/>
      <w:sz w:val="18"/>
      <w:szCs w:val="18"/>
    </w:rPr>
  </w:style>
  <w:style w:type="paragraph" w:customStyle="1" w:styleId="23">
    <w:name w:val="标题2"/>
    <w:basedOn w:val="a1"/>
    <w:qFormat/>
    <w:pPr>
      <w:autoSpaceDE w:val="0"/>
      <w:autoSpaceDN w:val="0"/>
      <w:adjustRightInd w:val="0"/>
      <w:spacing w:line="360" w:lineRule="auto"/>
      <w:jc w:val="left"/>
    </w:pPr>
    <w:rPr>
      <w:rFonts w:ascii="宋体"/>
      <w:kern w:val="0"/>
      <w:sz w:val="24"/>
    </w:rPr>
  </w:style>
  <w:style w:type="paragraph" w:customStyle="1" w:styleId="afb">
    <w:name w:val="编写建议"/>
    <w:basedOn w:val="a1"/>
    <w:qFormat/>
    <w:pPr>
      <w:ind w:firstLine="420"/>
    </w:pPr>
    <w:rPr>
      <w:rFonts w:ascii="Arial" w:hAnsi="Arial" w:cs="Arial"/>
      <w:i/>
      <w:color w:val="0000FF"/>
      <w:szCs w:val="21"/>
    </w:rPr>
  </w:style>
  <w:style w:type="paragraph" w:customStyle="1" w:styleId="afc">
    <w:name w:val="表格文本"/>
    <w:qFormat/>
    <w:pPr>
      <w:tabs>
        <w:tab w:val="decimal" w:pos="0"/>
      </w:tabs>
    </w:pPr>
    <w:rPr>
      <w:rFonts w:ascii="Arial" w:hAnsi="Arial"/>
      <w:sz w:val="21"/>
      <w:szCs w:val="21"/>
    </w:rPr>
  </w:style>
  <w:style w:type="paragraph" w:customStyle="1" w:styleId="afd">
    <w:name w:val="表头文本"/>
    <w:qFormat/>
    <w:pPr>
      <w:jc w:val="center"/>
    </w:pPr>
    <w:rPr>
      <w:rFonts w:ascii="Arial" w:hAnsi="Arial"/>
      <w:b/>
      <w:sz w:val="21"/>
      <w:szCs w:val="21"/>
    </w:rPr>
  </w:style>
  <w:style w:type="paragraph" w:customStyle="1" w:styleId="a">
    <w:name w:val="插图题注"/>
    <w:next w:val="a1"/>
    <w:qFormat/>
    <w:pPr>
      <w:numPr>
        <w:ilvl w:val="7"/>
        <w:numId w:val="2"/>
      </w:numPr>
      <w:spacing w:afterLines="100"/>
      <w:ind w:left="1089" w:hanging="369"/>
      <w:jc w:val="center"/>
    </w:pPr>
    <w:rPr>
      <w:rFonts w:ascii="Arial" w:hAnsi="Arial"/>
      <w:sz w:val="18"/>
      <w:szCs w:val="18"/>
    </w:rPr>
  </w:style>
  <w:style w:type="paragraph" w:customStyle="1" w:styleId="afe">
    <w:name w:val="封面表格文本"/>
    <w:basedOn w:val="a1"/>
    <w:qFormat/>
    <w:pPr>
      <w:autoSpaceDE w:val="0"/>
      <w:autoSpaceDN w:val="0"/>
      <w:adjustRightInd w:val="0"/>
      <w:jc w:val="center"/>
    </w:pPr>
    <w:rPr>
      <w:b/>
      <w:kern w:val="0"/>
      <w:sz w:val="24"/>
    </w:rPr>
  </w:style>
  <w:style w:type="paragraph" w:customStyle="1" w:styleId="aff">
    <w:name w:val="文档标题"/>
    <w:basedOn w:val="a1"/>
    <w:qFormat/>
    <w:pPr>
      <w:tabs>
        <w:tab w:val="left" w:pos="0"/>
      </w:tabs>
      <w:spacing w:before="300" w:after="300"/>
      <w:jc w:val="center"/>
    </w:pPr>
    <w:rPr>
      <w:rFonts w:ascii="Arial" w:eastAsia="黑体" w:hAnsi="Arial"/>
      <w:sz w:val="36"/>
      <w:szCs w:val="36"/>
    </w:rPr>
  </w:style>
  <w:style w:type="paragraph" w:customStyle="1" w:styleId="aff0">
    <w:name w:val="注示文本"/>
    <w:basedOn w:val="a1"/>
    <w:qFormat/>
    <w:pPr>
      <w:pBdr>
        <w:bottom w:val="single" w:sz="4" w:space="1" w:color="000000"/>
      </w:pBdr>
      <w:ind w:firstLine="360"/>
    </w:pPr>
    <w:rPr>
      <w:rFonts w:ascii="Arial" w:eastAsia="楷体_GB2312" w:hAnsi="Arial"/>
      <w:sz w:val="18"/>
      <w:szCs w:val="18"/>
    </w:rPr>
  </w:style>
  <w:style w:type="paragraph" w:customStyle="1" w:styleId="aff1">
    <w:name w:val="缺省文本"/>
    <w:basedOn w:val="a1"/>
    <w:qFormat/>
    <w:pPr>
      <w:autoSpaceDE w:val="0"/>
      <w:autoSpaceDN w:val="0"/>
      <w:adjustRightInd w:val="0"/>
      <w:spacing w:line="360" w:lineRule="auto"/>
      <w:jc w:val="left"/>
    </w:pPr>
    <w:rPr>
      <w:kern w:val="0"/>
    </w:rPr>
  </w:style>
  <w:style w:type="paragraph" w:customStyle="1" w:styleId="aff2">
    <w:name w:val="注示头"/>
    <w:basedOn w:val="a1"/>
    <w:qFormat/>
    <w:pPr>
      <w:pBdr>
        <w:top w:val="single" w:sz="4" w:space="1" w:color="000000"/>
      </w:pBdr>
    </w:pPr>
    <w:rPr>
      <w:rFonts w:ascii="Arial" w:eastAsia="黑体" w:hAnsi="Arial"/>
      <w:sz w:val="18"/>
      <w:szCs w:val="21"/>
    </w:rPr>
  </w:style>
  <w:style w:type="paragraph" w:customStyle="1" w:styleId="reader-word-layer">
    <w:name w:val="reader-word-layer"/>
    <w:basedOn w:val="a1"/>
    <w:qFormat/>
    <w:pPr>
      <w:widowControl/>
      <w:spacing w:before="100" w:beforeAutospacing="1" w:after="100" w:afterAutospacing="1"/>
      <w:jc w:val="left"/>
    </w:pPr>
    <w:rPr>
      <w:rFonts w:ascii="宋体" w:hAnsi="宋体" w:cs="宋体"/>
      <w:kern w:val="0"/>
      <w:sz w:val="24"/>
      <w:szCs w:val="24"/>
    </w:rPr>
  </w:style>
  <w:style w:type="paragraph" w:customStyle="1" w:styleId="Style28">
    <w:name w:val="_Style 28"/>
    <w:basedOn w:val="a1"/>
    <w:next w:val="a7"/>
    <w:semiHidden/>
    <w:qFormat/>
    <w:pPr>
      <w:suppressAutoHyphens/>
      <w:jc w:val="left"/>
    </w:pPr>
    <w:rPr>
      <w:rFonts w:eastAsia="PMingLiU"/>
      <w:kern w:val="1"/>
      <w:sz w:val="24"/>
      <w:szCs w:val="24"/>
    </w:rPr>
  </w:style>
  <w:style w:type="paragraph" w:customStyle="1" w:styleId="o">
    <w:name w:val="????????¨¬???????????¨¬???????????¡ì??????????¨¬????????¨¬??????????¨¬???o???????????¡ì??????????¨¬????????¨¬???"/>
    <w:basedOn w:val="a1"/>
    <w:qFormat/>
    <w:pPr>
      <w:widowControl/>
      <w:overflowPunct w:val="0"/>
      <w:autoSpaceDE w:val="0"/>
      <w:autoSpaceDN w:val="0"/>
      <w:adjustRightInd w:val="0"/>
      <w:jc w:val="left"/>
      <w:textAlignment w:val="baseline"/>
    </w:pPr>
    <w:rPr>
      <w:kern w:val="0"/>
      <w:sz w:val="24"/>
    </w:rPr>
  </w:style>
  <w:style w:type="paragraph" w:customStyle="1" w:styleId="o0">
    <w:name w:val="????????¡§????????????¡§?????????????¨¬??????????¡§?????????¡§???????????¡§????o????????????¨¬??????????¡§?????????¡§????"/>
    <w:basedOn w:val="a1"/>
    <w:qFormat/>
    <w:pPr>
      <w:widowControl/>
      <w:overflowPunct w:val="0"/>
      <w:autoSpaceDE w:val="0"/>
      <w:autoSpaceDN w:val="0"/>
      <w:adjustRightInd w:val="0"/>
      <w:jc w:val="left"/>
      <w:textAlignment w:val="baseline"/>
    </w:pPr>
    <w:rPr>
      <w:kern w:val="0"/>
      <w:sz w:val="24"/>
    </w:rPr>
  </w:style>
  <w:style w:type="character" w:customStyle="1" w:styleId="a6">
    <w:name w:val="文档结构图 字符"/>
    <w:basedOn w:val="a2"/>
    <w:link w:val="a5"/>
    <w:qFormat/>
    <w:rPr>
      <w:rFonts w:ascii="宋体" w:eastAsia="宋体" w:hAnsi="Times New Roman" w:cs="Times New Roman"/>
      <w:kern w:val="0"/>
      <w:sz w:val="18"/>
      <w:szCs w:val="18"/>
      <w:lang w:val="zh-CN" w:eastAsia="zh-CN"/>
    </w:rPr>
  </w:style>
  <w:style w:type="character" w:customStyle="1" w:styleId="aff3">
    <w:name w:val="页脚 字符"/>
    <w:uiPriority w:val="99"/>
    <w:qFormat/>
    <w:rPr>
      <w:rFonts w:ascii="Arial" w:hAnsi="Arial"/>
      <w:sz w:val="18"/>
      <w:szCs w:val="18"/>
      <w:lang w:bidi="ar-SA"/>
    </w:rPr>
  </w:style>
  <w:style w:type="character" w:customStyle="1" w:styleId="aff4">
    <w:name w:val="批注文字 字符"/>
    <w:qFormat/>
    <w:rPr>
      <w:rFonts w:ascii="宋体" w:eastAsia="宋体" w:hAnsi="宋体" w:cs="Times New Roman"/>
      <w:color w:val="000000"/>
      <w:kern w:val="0"/>
      <w:sz w:val="20"/>
      <w:szCs w:val="20"/>
    </w:rPr>
  </w:style>
  <w:style w:type="paragraph" w:customStyle="1" w:styleId="aff5">
    <w:name w:val="公式"/>
    <w:basedOn w:val="aff6"/>
    <w:link w:val="aff7"/>
    <w:qFormat/>
    <w:pPr>
      <w:tabs>
        <w:tab w:val="center" w:pos="4253"/>
        <w:tab w:val="right" w:pos="8505"/>
      </w:tabs>
      <w:adjustRightInd w:val="0"/>
      <w:snapToGrid w:val="0"/>
      <w:spacing w:line="300" w:lineRule="auto"/>
      <w:ind w:firstLineChars="0" w:firstLine="0"/>
      <w:textAlignment w:val="center"/>
    </w:pPr>
    <w:rPr>
      <w:sz w:val="24"/>
      <w:szCs w:val="22"/>
      <w:lang w:val="zh-CN"/>
    </w:rPr>
  </w:style>
  <w:style w:type="paragraph" w:styleId="aff6">
    <w:name w:val="List Paragraph"/>
    <w:basedOn w:val="a1"/>
    <w:uiPriority w:val="34"/>
    <w:qFormat/>
    <w:pPr>
      <w:ind w:firstLineChars="200" w:firstLine="420"/>
    </w:pPr>
  </w:style>
  <w:style w:type="character" w:customStyle="1" w:styleId="aff7">
    <w:name w:val="公式 字符"/>
    <w:link w:val="aff5"/>
    <w:qFormat/>
    <w:rPr>
      <w:rFonts w:ascii="Times New Roman" w:eastAsia="宋体" w:hAnsi="Times New Roman" w:cs="Times New Roman"/>
      <w:sz w:val="24"/>
      <w:lang w:val="zh-CN" w:eastAsia="zh-CN"/>
    </w:rPr>
  </w:style>
  <w:style w:type="paragraph" w:customStyle="1" w:styleId="Style61">
    <w:name w:val="_Style 61"/>
    <w:basedOn w:val="a1"/>
    <w:next w:val="aff6"/>
    <w:uiPriority w:val="34"/>
    <w:qFormat/>
    <w:pPr>
      <w:ind w:firstLineChars="200" w:firstLine="420"/>
    </w:pPr>
  </w:style>
  <w:style w:type="character" w:styleId="aff8">
    <w:name w:val="Placeholder Text"/>
    <w:basedOn w:val="a2"/>
    <w:uiPriority w:val="99"/>
    <w:semiHidden/>
    <w:qFormat/>
    <w:rPr>
      <w:color w:val="808080"/>
    </w:rPr>
  </w:style>
  <w:style w:type="paragraph" w:customStyle="1" w:styleId="claim-text">
    <w:name w:val="claim-text"/>
    <w:basedOn w:val="a1"/>
    <w:qFormat/>
    <w:pPr>
      <w:widowControl/>
      <w:spacing w:before="100" w:beforeAutospacing="1" w:after="100" w:afterAutospacing="1"/>
      <w:jc w:val="left"/>
    </w:pPr>
    <w:rPr>
      <w:rFonts w:ascii="宋体" w:hAnsi="宋体" w:cs="宋体"/>
      <w:kern w:val="0"/>
      <w:sz w:val="24"/>
      <w:szCs w:val="24"/>
    </w:rPr>
  </w:style>
  <w:style w:type="character" w:customStyle="1" w:styleId="searchglhighlight">
    <w:name w:val="search_gl_highlight"/>
    <w:basedOn w:val="a2"/>
    <w:qFormat/>
  </w:style>
  <w:style w:type="paragraph" w:customStyle="1" w:styleId="14">
    <w:name w:val="修订1"/>
    <w:hidden/>
    <w:uiPriority w:val="99"/>
    <w:unhideWhenUsed/>
    <w:qFormat/>
    <w:rPr>
      <w:kern w:val="2"/>
      <w:sz w:val="21"/>
    </w:rPr>
  </w:style>
  <w:style w:type="paragraph" w:customStyle="1" w:styleId="24">
    <w:name w:val="修订2"/>
    <w:hidden/>
    <w:uiPriority w:val="99"/>
    <w:unhideWhenUsed/>
    <w:rPr>
      <w:kern w:val="2"/>
      <w:sz w:val="21"/>
    </w:rPr>
  </w:style>
  <w:style w:type="paragraph" w:styleId="aff9">
    <w:name w:val="Revision"/>
    <w:hidden/>
    <w:uiPriority w:val="99"/>
    <w:unhideWhenUsed/>
    <w:rsid w:val="00C83139"/>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emf"/><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oleObject" Target="embeddings/Microsoft_Visio_2003-2010_Drawing2.vsd"/><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emf"/><Relationship Id="rId23" Type="http://schemas.microsoft.com/office/2011/relationships/people" Target="people.xml"/><Relationship Id="rId10" Type="http://schemas.openxmlformats.org/officeDocument/2006/relationships/footer" Target="footer3.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oleObject" Target="embeddings/oleObject2.bin"/><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CA3C34-11EC-4EF4-9AD3-DD128F3BB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37</Pages>
  <Words>3309</Words>
  <Characters>18864</Characters>
  <Application>Microsoft Office Word</Application>
  <DocSecurity>0</DocSecurity>
  <Lines>157</Lines>
  <Paragraphs>44</Paragraphs>
  <ScaleCrop>false</ScaleCrop>
  <Company/>
  <LinksUpToDate>false</LinksUpToDate>
  <CharactersWithSpaces>22129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hmp241506@outlook.com</cp:lastModifiedBy>
  <cp:revision>12</cp:revision>
  <dcterms:created xsi:type="dcterms:W3CDTF">2026-06-15T14:32:00Z</dcterms:created>
  <dcterms:modified xsi:type="dcterms:W3CDTF">2026-08-07T09:32:00Z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F5403D63B067471396340313E9A26D2A_13</vt:lpwstr>
  </property>
  <property fmtid="{D5CDD505-2E9C-101B-9397-08002B2CF9AE}" pid="4" name="KSOTemplateDocerSaveRecord">
    <vt:lpwstr>eyJoZGlkIjoiMDNiNTQ5YjUxZjNiMWNkYmFkMmQ5YWVmN2Q3ZGViNTAiLCJ1c2VySWQiOiI0Nzc0NzI5NDkifQ==</vt:lpwstr>
  </property>
</Properties>
</file>